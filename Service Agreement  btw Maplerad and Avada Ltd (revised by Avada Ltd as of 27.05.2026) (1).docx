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10685" w:rsidRDefault="00B10685">
      <w:pPr>
        <w:pStyle w:val="Subtitle"/>
        <w:pBdr>
          <w:top w:val="single" w:sz="18" w:space="0" w:color="000000"/>
        </w:pBdr>
        <w:spacing w:line="240" w:lineRule="auto"/>
        <w:rPr>
          <w:rFonts w:ascii="Open Sans" w:eastAsia="Open Sans" w:hAnsi="Open Sans" w:cs="Open Sans"/>
          <w:sz w:val="22"/>
          <w:szCs w:val="22"/>
        </w:rPr>
      </w:pPr>
    </w:p>
    <w:p w14:paraId="00000002" w14:textId="77777777" w:rsidR="00B10685" w:rsidRDefault="00B10685">
      <w:pPr>
        <w:pBdr>
          <w:top w:val="nil"/>
          <w:left w:val="nil"/>
          <w:bottom w:val="nil"/>
          <w:right w:val="nil"/>
          <w:between w:val="nil"/>
        </w:pBdr>
        <w:spacing w:after="240"/>
        <w:jc w:val="both"/>
        <w:rPr>
          <w:rFonts w:ascii="Open Sans" w:eastAsia="Open Sans" w:hAnsi="Open Sans" w:cs="Open Sans"/>
          <w:color w:val="000000"/>
          <w:sz w:val="28"/>
          <w:szCs w:val="28"/>
        </w:rPr>
      </w:pPr>
    </w:p>
    <w:p w14:paraId="00000003" w14:textId="77777777" w:rsidR="00B10685" w:rsidRDefault="00000000">
      <w:pPr>
        <w:pBdr>
          <w:top w:val="nil"/>
          <w:left w:val="nil"/>
          <w:bottom w:val="nil"/>
          <w:right w:val="nil"/>
          <w:between w:val="nil"/>
        </w:pBdr>
        <w:spacing w:after="240"/>
        <w:jc w:val="center"/>
        <w:rPr>
          <w:rFonts w:ascii="Open Sans" w:eastAsia="Open Sans" w:hAnsi="Open Sans" w:cs="Open Sans"/>
          <w:b/>
          <w:bCs/>
          <w:color w:val="000000"/>
          <w:sz w:val="28"/>
          <w:szCs w:val="28"/>
        </w:rPr>
      </w:pPr>
      <w:r>
        <w:rPr>
          <w:rFonts w:ascii="Open Sans" w:eastAsia="Open Sans" w:hAnsi="Open Sans" w:cs="Open Sans"/>
          <w:b/>
          <w:bCs/>
          <w:color w:val="000000"/>
          <w:sz w:val="28"/>
          <w:szCs w:val="28"/>
        </w:rPr>
        <w:t>BANKING AS A SERVICE AGREEMENT</w:t>
      </w:r>
    </w:p>
    <w:p w14:paraId="00000004" w14:textId="77777777" w:rsidR="00B10685" w:rsidRDefault="00B10685">
      <w:pPr>
        <w:pBdr>
          <w:top w:val="nil"/>
          <w:left w:val="nil"/>
          <w:bottom w:val="nil"/>
          <w:right w:val="nil"/>
          <w:between w:val="nil"/>
        </w:pBdr>
        <w:spacing w:after="240"/>
        <w:jc w:val="both"/>
        <w:rPr>
          <w:rFonts w:ascii="Open Sans" w:eastAsia="Open Sans" w:hAnsi="Open Sans" w:cs="Open Sans"/>
          <w:b/>
          <w:bCs/>
          <w:color w:val="000000"/>
          <w:sz w:val="28"/>
          <w:szCs w:val="28"/>
        </w:rPr>
      </w:pPr>
    </w:p>
    <w:p w14:paraId="00000005" w14:textId="77777777" w:rsidR="00B10685" w:rsidRDefault="00B10685">
      <w:pPr>
        <w:pBdr>
          <w:top w:val="nil"/>
          <w:left w:val="nil"/>
          <w:bottom w:val="nil"/>
          <w:right w:val="nil"/>
          <w:between w:val="nil"/>
        </w:pBdr>
        <w:spacing w:after="240"/>
        <w:jc w:val="both"/>
        <w:rPr>
          <w:rFonts w:ascii="Open Sans" w:eastAsia="Open Sans" w:hAnsi="Open Sans" w:cs="Open Sans"/>
          <w:b/>
          <w:bCs/>
          <w:color w:val="000000"/>
          <w:sz w:val="28"/>
          <w:szCs w:val="28"/>
        </w:rPr>
      </w:pPr>
    </w:p>
    <w:p w14:paraId="00000006" w14:textId="77777777" w:rsidR="00B10685" w:rsidRDefault="00000000">
      <w:pPr>
        <w:pBdr>
          <w:top w:val="nil"/>
          <w:left w:val="nil"/>
          <w:bottom w:val="nil"/>
          <w:right w:val="nil"/>
          <w:between w:val="nil"/>
        </w:pBdr>
        <w:spacing w:after="240"/>
        <w:jc w:val="center"/>
        <w:rPr>
          <w:rFonts w:ascii="Open Sans" w:eastAsia="Open Sans" w:hAnsi="Open Sans" w:cs="Open Sans"/>
          <w:b/>
          <w:bCs/>
          <w:color w:val="000000"/>
          <w:sz w:val="28"/>
          <w:szCs w:val="28"/>
        </w:rPr>
      </w:pPr>
      <w:r>
        <w:rPr>
          <w:rFonts w:ascii="Open Sans" w:eastAsia="Open Sans" w:hAnsi="Open Sans" w:cs="Open Sans"/>
          <w:b/>
          <w:bCs/>
          <w:color w:val="000000"/>
          <w:sz w:val="28"/>
          <w:szCs w:val="28"/>
        </w:rPr>
        <w:t>BETWEE</w:t>
      </w:r>
      <w:r>
        <w:rPr>
          <w:rFonts w:ascii="Open Sans" w:eastAsia="Open Sans" w:hAnsi="Open Sans" w:cs="Open Sans"/>
          <w:b/>
          <w:bCs/>
          <w:sz w:val="28"/>
          <w:szCs w:val="28"/>
        </w:rPr>
        <w:t>N</w:t>
      </w:r>
    </w:p>
    <w:p w14:paraId="00000007" w14:textId="77777777" w:rsidR="00B10685" w:rsidRDefault="00B10685">
      <w:pPr>
        <w:pBdr>
          <w:top w:val="nil"/>
          <w:left w:val="nil"/>
          <w:bottom w:val="nil"/>
          <w:right w:val="nil"/>
          <w:between w:val="nil"/>
        </w:pBdr>
        <w:spacing w:after="240"/>
        <w:jc w:val="center"/>
        <w:rPr>
          <w:rFonts w:ascii="Open Sans" w:eastAsia="Open Sans" w:hAnsi="Open Sans" w:cs="Open Sans"/>
          <w:b/>
          <w:bCs/>
          <w:color w:val="000000"/>
          <w:sz w:val="28"/>
          <w:szCs w:val="28"/>
        </w:rPr>
      </w:pPr>
    </w:p>
    <w:p w14:paraId="00000008" w14:textId="77777777" w:rsidR="00B10685" w:rsidRDefault="00B10685">
      <w:pPr>
        <w:pBdr>
          <w:top w:val="nil"/>
          <w:left w:val="nil"/>
          <w:bottom w:val="nil"/>
          <w:right w:val="nil"/>
          <w:between w:val="nil"/>
        </w:pBdr>
        <w:spacing w:after="240"/>
        <w:jc w:val="center"/>
        <w:rPr>
          <w:rFonts w:ascii="Open Sans" w:eastAsia="Open Sans" w:hAnsi="Open Sans" w:cs="Open Sans"/>
          <w:b/>
          <w:bCs/>
          <w:color w:val="000000"/>
          <w:sz w:val="28"/>
          <w:szCs w:val="28"/>
        </w:rPr>
      </w:pPr>
    </w:p>
    <w:p w14:paraId="00000009" w14:textId="77777777" w:rsidR="00B10685" w:rsidRDefault="00000000">
      <w:pPr>
        <w:pBdr>
          <w:top w:val="nil"/>
          <w:left w:val="nil"/>
          <w:bottom w:val="nil"/>
          <w:right w:val="nil"/>
          <w:between w:val="nil"/>
        </w:pBdr>
        <w:spacing w:after="240"/>
        <w:jc w:val="center"/>
        <w:rPr>
          <w:rFonts w:ascii="Open Sans" w:eastAsia="Open Sans" w:hAnsi="Open Sans" w:cs="Open Sans"/>
          <w:b/>
          <w:bCs/>
          <w:color w:val="000000"/>
          <w:sz w:val="28"/>
          <w:szCs w:val="28"/>
        </w:rPr>
      </w:pPr>
      <w:r>
        <w:rPr>
          <w:rFonts w:ascii="Open Sans" w:eastAsia="Open Sans" w:hAnsi="Open Sans" w:cs="Open Sans"/>
          <w:b/>
          <w:bCs/>
          <w:color w:val="000000"/>
          <w:sz w:val="28"/>
          <w:szCs w:val="28"/>
        </w:rPr>
        <w:t xml:space="preserve">MAPLERAD LIMITED </w:t>
      </w:r>
    </w:p>
    <w:p w14:paraId="0000000A" w14:textId="77777777" w:rsidR="00B10685" w:rsidRDefault="00B10685">
      <w:pPr>
        <w:pBdr>
          <w:top w:val="nil"/>
          <w:left w:val="nil"/>
          <w:bottom w:val="nil"/>
          <w:right w:val="nil"/>
          <w:between w:val="nil"/>
        </w:pBdr>
        <w:spacing w:after="240"/>
        <w:jc w:val="center"/>
        <w:rPr>
          <w:rFonts w:ascii="Open Sans" w:eastAsia="Open Sans" w:hAnsi="Open Sans" w:cs="Open Sans"/>
          <w:b/>
          <w:bCs/>
          <w:color w:val="000000"/>
          <w:sz w:val="28"/>
          <w:szCs w:val="28"/>
        </w:rPr>
      </w:pPr>
    </w:p>
    <w:p w14:paraId="0000000B" w14:textId="77777777" w:rsidR="00B10685" w:rsidRDefault="00B10685">
      <w:pPr>
        <w:pBdr>
          <w:top w:val="nil"/>
          <w:left w:val="nil"/>
          <w:bottom w:val="nil"/>
          <w:right w:val="nil"/>
          <w:between w:val="nil"/>
        </w:pBdr>
        <w:spacing w:after="240"/>
        <w:jc w:val="center"/>
        <w:rPr>
          <w:rFonts w:ascii="Open Sans" w:eastAsia="Open Sans" w:hAnsi="Open Sans" w:cs="Open Sans"/>
          <w:b/>
          <w:bCs/>
          <w:color w:val="000000"/>
          <w:sz w:val="28"/>
          <w:szCs w:val="28"/>
        </w:rPr>
      </w:pPr>
    </w:p>
    <w:p w14:paraId="0000000C" w14:textId="77777777" w:rsidR="00B10685" w:rsidRDefault="00000000">
      <w:pPr>
        <w:pBdr>
          <w:top w:val="nil"/>
          <w:left w:val="nil"/>
          <w:bottom w:val="nil"/>
          <w:right w:val="nil"/>
          <w:between w:val="nil"/>
        </w:pBdr>
        <w:spacing w:after="240"/>
        <w:jc w:val="center"/>
        <w:rPr>
          <w:rFonts w:ascii="Open Sans" w:eastAsia="Open Sans" w:hAnsi="Open Sans" w:cs="Open Sans"/>
          <w:b/>
          <w:bCs/>
          <w:color w:val="000000"/>
          <w:sz w:val="28"/>
          <w:szCs w:val="28"/>
        </w:rPr>
      </w:pPr>
      <w:r>
        <w:rPr>
          <w:rFonts w:ascii="Open Sans" w:eastAsia="Open Sans" w:hAnsi="Open Sans" w:cs="Open Sans"/>
          <w:b/>
          <w:bCs/>
          <w:color w:val="000000"/>
          <w:sz w:val="28"/>
          <w:szCs w:val="28"/>
        </w:rPr>
        <w:t>AND</w:t>
      </w:r>
    </w:p>
    <w:p w14:paraId="0000000D" w14:textId="77777777" w:rsidR="00B10685" w:rsidRDefault="00B10685">
      <w:pPr>
        <w:pBdr>
          <w:top w:val="nil"/>
          <w:left w:val="nil"/>
          <w:bottom w:val="nil"/>
          <w:right w:val="nil"/>
          <w:between w:val="nil"/>
        </w:pBdr>
        <w:spacing w:after="240"/>
        <w:jc w:val="both"/>
        <w:rPr>
          <w:rFonts w:ascii="Open Sans" w:eastAsia="Open Sans" w:hAnsi="Open Sans" w:cs="Open Sans"/>
          <w:b/>
          <w:bCs/>
          <w:color w:val="000000"/>
          <w:sz w:val="28"/>
          <w:szCs w:val="28"/>
        </w:rPr>
      </w:pPr>
    </w:p>
    <w:p w14:paraId="0000000E" w14:textId="77777777" w:rsidR="00B10685" w:rsidRDefault="00B10685">
      <w:pPr>
        <w:pBdr>
          <w:top w:val="nil"/>
          <w:left w:val="nil"/>
          <w:bottom w:val="nil"/>
          <w:right w:val="nil"/>
          <w:between w:val="nil"/>
        </w:pBdr>
        <w:spacing w:after="240"/>
        <w:jc w:val="both"/>
        <w:rPr>
          <w:rFonts w:ascii="Open Sans" w:eastAsia="Open Sans" w:hAnsi="Open Sans" w:cs="Open Sans"/>
          <w:b/>
          <w:bCs/>
          <w:color w:val="000000"/>
          <w:sz w:val="28"/>
          <w:szCs w:val="28"/>
        </w:rPr>
      </w:pPr>
    </w:p>
    <w:p w14:paraId="5543573A" w14:textId="77777777" w:rsidR="00C94710" w:rsidRDefault="00000000">
      <w:pPr>
        <w:pBdr>
          <w:top w:val="nil"/>
          <w:left w:val="nil"/>
          <w:bottom w:val="nil"/>
          <w:right w:val="nil"/>
          <w:between w:val="nil"/>
        </w:pBdr>
        <w:spacing w:after="240"/>
        <w:jc w:val="center"/>
        <w:rPr>
          <w:del w:id="0" w:author="Lawyer" w:date="2026-05-27T18:26:00Z" w16du:dateUtc="2026-05-27T15:26:00Z"/>
          <w:rFonts w:ascii="Open Sans" w:eastAsia="Open Sans" w:hAnsi="Open Sans" w:cs="Open Sans"/>
          <w:b/>
          <w:bCs/>
          <w:color w:val="000000"/>
          <w:sz w:val="28"/>
          <w:szCs w:val="28"/>
        </w:rPr>
      </w:pPr>
      <w:del w:id="1" w:author="Lawyer" w:date="2026-05-27T18:26:00Z" w16du:dateUtc="2026-05-27T15:26:00Z">
        <w:r>
          <w:rPr>
            <w:rFonts w:ascii="Open Sans" w:eastAsia="Open Sans" w:hAnsi="Open Sans" w:cs="Open Sans"/>
            <w:b/>
            <w:bCs/>
            <w:color w:val="FF0000"/>
            <w:sz w:val="28"/>
            <w:szCs w:val="28"/>
          </w:rPr>
          <w:delText xml:space="preserve">INSERT FULL CORPORATE NAME </w:delText>
        </w:r>
        <w:r>
          <w:rPr>
            <w:rFonts w:ascii="Open Sans" w:eastAsia="Open Sans" w:hAnsi="Open Sans" w:cs="Open Sans"/>
            <w:b/>
            <w:bCs/>
            <w:color w:val="000000"/>
            <w:sz w:val="28"/>
            <w:szCs w:val="28"/>
          </w:rPr>
          <w:br/>
        </w:r>
      </w:del>
    </w:p>
    <w:p w14:paraId="13763D4A" w14:textId="77777777" w:rsidR="00C94710" w:rsidRDefault="00000000">
      <w:pPr>
        <w:pBdr>
          <w:top w:val="nil"/>
          <w:left w:val="nil"/>
          <w:bottom w:val="nil"/>
          <w:right w:val="nil"/>
          <w:between w:val="nil"/>
        </w:pBdr>
        <w:spacing w:after="240"/>
        <w:jc w:val="center"/>
        <w:rPr>
          <w:del w:id="2" w:author="Lawyer" w:date="2026-05-27T18:26:00Z" w16du:dateUtc="2026-05-27T15:26:00Z"/>
          <w:rFonts w:ascii="Open Sans" w:eastAsia="Open Sans" w:hAnsi="Open Sans" w:cs="Open Sans"/>
          <w:b/>
          <w:bCs/>
          <w:color w:val="000000"/>
          <w:sz w:val="28"/>
          <w:szCs w:val="28"/>
        </w:rPr>
      </w:pPr>
      <w:del w:id="3" w:author="Lawyer" w:date="2026-05-27T18:26:00Z" w16du:dateUtc="2026-05-27T15:26:00Z">
        <w:r>
          <w:delText xml:space="preserve">     </w:delText>
        </w:r>
        <w:r>
          <w:rPr>
            <w:rFonts w:ascii="Open Sans" w:eastAsia="Open Sans" w:hAnsi="Open Sans" w:cs="Open Sans"/>
            <w:b/>
            <w:bCs/>
            <w:color w:val="000000"/>
            <w:sz w:val="28"/>
            <w:szCs w:val="28"/>
          </w:rPr>
          <w:delText xml:space="preserve"> </w:delText>
        </w:r>
      </w:del>
    </w:p>
    <w:p w14:paraId="3A1A04F8" w14:textId="77777777" w:rsidR="00C94710" w:rsidRDefault="00C94710">
      <w:pPr>
        <w:pBdr>
          <w:top w:val="nil"/>
          <w:left w:val="nil"/>
          <w:bottom w:val="nil"/>
          <w:right w:val="nil"/>
          <w:between w:val="nil"/>
        </w:pBdr>
        <w:spacing w:after="240"/>
        <w:jc w:val="both"/>
        <w:rPr>
          <w:del w:id="4" w:author="Lawyer" w:date="2026-05-27T18:26:00Z" w16du:dateUtc="2026-05-27T15:26:00Z"/>
          <w:rFonts w:ascii="Open Sans" w:eastAsia="Open Sans" w:hAnsi="Open Sans" w:cs="Open Sans"/>
          <w:color w:val="000000"/>
          <w:sz w:val="22"/>
          <w:szCs w:val="22"/>
        </w:rPr>
      </w:pPr>
    </w:p>
    <w:p w14:paraId="133D63B5" w14:textId="77777777" w:rsidR="00C94710" w:rsidRDefault="00C94710">
      <w:pPr>
        <w:pBdr>
          <w:top w:val="nil"/>
          <w:left w:val="nil"/>
          <w:bottom w:val="nil"/>
          <w:right w:val="nil"/>
          <w:between w:val="nil"/>
        </w:pBdr>
        <w:spacing w:after="240"/>
        <w:jc w:val="both"/>
        <w:rPr>
          <w:del w:id="5" w:author="Lawyer" w:date="2026-05-27T18:26:00Z" w16du:dateUtc="2026-05-27T15:26:00Z"/>
          <w:rFonts w:ascii="Open Sans" w:eastAsia="Open Sans" w:hAnsi="Open Sans" w:cs="Open Sans"/>
          <w:color w:val="000000"/>
          <w:sz w:val="22"/>
          <w:szCs w:val="22"/>
        </w:rPr>
      </w:pPr>
    </w:p>
    <w:p w14:paraId="3526C06A" w14:textId="77777777" w:rsidR="00C94710" w:rsidRDefault="00C94710">
      <w:pPr>
        <w:pBdr>
          <w:top w:val="nil"/>
          <w:left w:val="nil"/>
          <w:bottom w:val="nil"/>
          <w:right w:val="nil"/>
          <w:between w:val="nil"/>
        </w:pBdr>
        <w:spacing w:after="240"/>
        <w:jc w:val="both"/>
        <w:rPr>
          <w:del w:id="6" w:author="Lawyer" w:date="2026-05-27T18:26:00Z" w16du:dateUtc="2026-05-27T15:26:00Z"/>
          <w:rFonts w:ascii="Open Sans" w:eastAsia="Open Sans" w:hAnsi="Open Sans" w:cs="Open Sans"/>
          <w:color w:val="000000"/>
          <w:sz w:val="22"/>
          <w:szCs w:val="22"/>
        </w:rPr>
      </w:pPr>
    </w:p>
    <w:p w14:paraId="2AB07C0C" w14:textId="77777777" w:rsidR="00C94710" w:rsidRDefault="00C94710">
      <w:pPr>
        <w:pBdr>
          <w:top w:val="nil"/>
          <w:left w:val="nil"/>
          <w:bottom w:val="nil"/>
          <w:right w:val="nil"/>
          <w:between w:val="nil"/>
        </w:pBdr>
        <w:spacing w:after="160" w:line="259" w:lineRule="auto"/>
        <w:rPr>
          <w:del w:id="7" w:author="Lawyer" w:date="2026-05-27T18:26:00Z" w16du:dateUtc="2026-05-27T15:26:00Z"/>
          <w:rFonts w:ascii="Open Sans" w:eastAsia="Open Sans" w:hAnsi="Open Sans" w:cs="Open Sans"/>
          <w:b/>
          <w:bCs/>
          <w:color w:val="000000"/>
          <w:sz w:val="22"/>
          <w:szCs w:val="22"/>
        </w:rPr>
      </w:pPr>
    </w:p>
    <w:p w14:paraId="4F93B485" w14:textId="77777777" w:rsidR="00C94710" w:rsidRDefault="00C94710">
      <w:pPr>
        <w:pBdr>
          <w:top w:val="nil"/>
          <w:left w:val="nil"/>
          <w:bottom w:val="nil"/>
          <w:right w:val="nil"/>
          <w:between w:val="nil"/>
        </w:pBdr>
        <w:spacing w:after="160" w:line="259" w:lineRule="auto"/>
        <w:rPr>
          <w:del w:id="8" w:author="Lawyer" w:date="2026-05-27T18:26:00Z" w16du:dateUtc="2026-05-27T15:26:00Z"/>
          <w:rFonts w:ascii="Open Sans" w:eastAsia="Open Sans" w:hAnsi="Open Sans" w:cs="Open Sans"/>
          <w:b/>
          <w:bCs/>
          <w:color w:val="000000"/>
          <w:sz w:val="22"/>
          <w:szCs w:val="22"/>
        </w:rPr>
      </w:pPr>
    </w:p>
    <w:p w14:paraId="0000000F" w14:textId="41ADF983" w:rsidR="00B10685" w:rsidRPr="002561DA" w:rsidRDefault="00000000">
      <w:pPr>
        <w:pBdr>
          <w:top w:val="nil"/>
          <w:left w:val="nil"/>
          <w:bottom w:val="nil"/>
          <w:right w:val="nil"/>
          <w:between w:val="nil"/>
        </w:pBdr>
        <w:spacing w:after="240"/>
        <w:jc w:val="center"/>
        <w:rPr>
          <w:ins w:id="9" w:author="Lawyer" w:date="2026-05-27T18:26:00Z" w16du:dateUtc="2026-05-27T15:26:00Z"/>
        </w:rPr>
      </w:pPr>
      <w:ins w:id="10" w:author="Lawyer" w:date="2026-05-27T18:26:00Z" w16du:dateUtc="2026-05-27T15:26:00Z">
        <w:r w:rsidRPr="002561DA">
          <w:rPr>
            <w:rFonts w:ascii="Open Sans" w:eastAsia="Open Sans" w:hAnsi="Open Sans" w:cs="Open Sans"/>
            <w:b/>
            <w:bCs/>
            <w:color w:val="000000"/>
            <w:sz w:val="22"/>
            <w:szCs w:val="22"/>
          </w:rPr>
          <w:t>AVADA LTD</w:t>
        </w:r>
        <w:r w:rsidRPr="002561DA">
          <w:rPr>
            <w:b/>
            <w:bCs/>
          </w:rPr>
          <w:t xml:space="preserve"> </w:t>
        </w:r>
      </w:ins>
    </w:p>
    <w:p w14:paraId="00000011" w14:textId="77777777" w:rsidR="00B10685" w:rsidRDefault="00B10685">
      <w:pPr>
        <w:pBdr>
          <w:top w:val="nil"/>
          <w:left w:val="nil"/>
          <w:bottom w:val="nil"/>
          <w:right w:val="nil"/>
          <w:between w:val="nil"/>
        </w:pBdr>
        <w:spacing w:after="240"/>
        <w:jc w:val="both"/>
        <w:rPr>
          <w:ins w:id="11" w:author="Lawyer" w:date="2026-05-27T18:26:00Z" w16du:dateUtc="2026-05-27T15:26:00Z"/>
          <w:rFonts w:ascii="Open Sans" w:eastAsia="Open Sans" w:hAnsi="Open Sans" w:cs="Open Sans"/>
          <w:color w:val="000000"/>
          <w:sz w:val="22"/>
          <w:szCs w:val="22"/>
        </w:rPr>
      </w:pPr>
    </w:p>
    <w:p w14:paraId="00000012" w14:textId="77777777" w:rsidR="00B10685" w:rsidRDefault="00B10685">
      <w:pPr>
        <w:pBdr>
          <w:top w:val="nil"/>
          <w:left w:val="nil"/>
          <w:bottom w:val="nil"/>
          <w:right w:val="nil"/>
          <w:between w:val="nil"/>
        </w:pBdr>
        <w:spacing w:after="240"/>
        <w:jc w:val="both"/>
        <w:rPr>
          <w:ins w:id="12" w:author="Lawyer" w:date="2026-05-27T18:26:00Z" w16du:dateUtc="2026-05-27T15:26:00Z"/>
          <w:rFonts w:ascii="Open Sans" w:eastAsia="Open Sans" w:hAnsi="Open Sans" w:cs="Open Sans"/>
          <w:color w:val="000000"/>
          <w:sz w:val="22"/>
          <w:szCs w:val="22"/>
        </w:rPr>
      </w:pPr>
    </w:p>
    <w:p w14:paraId="00000013" w14:textId="77777777" w:rsidR="00B10685" w:rsidRDefault="00B10685">
      <w:pPr>
        <w:pBdr>
          <w:top w:val="nil"/>
          <w:left w:val="nil"/>
          <w:bottom w:val="nil"/>
          <w:right w:val="nil"/>
          <w:between w:val="nil"/>
        </w:pBdr>
        <w:spacing w:after="240"/>
        <w:jc w:val="both"/>
        <w:rPr>
          <w:ins w:id="13" w:author="Lawyer" w:date="2026-05-27T18:26:00Z" w16du:dateUtc="2026-05-27T15:26:00Z"/>
          <w:rFonts w:ascii="Open Sans" w:eastAsia="Open Sans" w:hAnsi="Open Sans" w:cs="Open Sans"/>
          <w:color w:val="000000"/>
          <w:sz w:val="22"/>
          <w:szCs w:val="22"/>
        </w:rPr>
      </w:pPr>
    </w:p>
    <w:p w14:paraId="00000014" w14:textId="77777777" w:rsidR="00B10685" w:rsidRDefault="00B10685">
      <w:pPr>
        <w:pBdr>
          <w:top w:val="nil"/>
          <w:left w:val="nil"/>
          <w:bottom w:val="nil"/>
          <w:right w:val="nil"/>
          <w:between w:val="nil"/>
        </w:pBdr>
        <w:spacing w:after="160" w:line="259" w:lineRule="auto"/>
        <w:rPr>
          <w:ins w:id="14" w:author="Lawyer" w:date="2026-05-27T18:26:00Z" w16du:dateUtc="2026-05-27T15:26:00Z"/>
          <w:rFonts w:ascii="Open Sans" w:eastAsia="Open Sans" w:hAnsi="Open Sans" w:cs="Open Sans"/>
          <w:b/>
          <w:bCs/>
          <w:color w:val="000000"/>
          <w:sz w:val="22"/>
          <w:szCs w:val="22"/>
        </w:rPr>
      </w:pPr>
    </w:p>
    <w:p w14:paraId="00000015" w14:textId="77777777" w:rsidR="00B10685" w:rsidRDefault="00B10685">
      <w:pPr>
        <w:pBdr>
          <w:top w:val="nil"/>
          <w:left w:val="nil"/>
          <w:bottom w:val="nil"/>
          <w:right w:val="nil"/>
          <w:between w:val="nil"/>
        </w:pBdr>
        <w:spacing w:after="160" w:line="259" w:lineRule="auto"/>
        <w:rPr>
          <w:ins w:id="15" w:author="Lawyer" w:date="2026-05-27T18:26:00Z" w16du:dateUtc="2026-05-27T15:26:00Z"/>
          <w:rFonts w:ascii="Open Sans" w:eastAsia="Open Sans" w:hAnsi="Open Sans" w:cs="Open Sans"/>
          <w:b/>
          <w:bCs/>
          <w:color w:val="000000"/>
          <w:sz w:val="22"/>
          <w:szCs w:val="22"/>
        </w:rPr>
      </w:pPr>
    </w:p>
    <w:p w14:paraId="00000016" w14:textId="3EAFF472" w:rsidR="002561DA" w:rsidRDefault="002561DA">
      <w:pPr>
        <w:pBdr>
          <w:top w:val="nil"/>
          <w:left w:val="nil"/>
          <w:bottom w:val="nil"/>
          <w:right w:val="nil"/>
          <w:between w:val="nil"/>
        </w:pBdr>
        <w:spacing w:after="160" w:line="259" w:lineRule="auto"/>
        <w:rPr>
          <w:ins w:id="16" w:author="Lawyer" w:date="2026-05-27T18:26:00Z" w16du:dateUtc="2026-05-27T15:26:00Z"/>
          <w:rFonts w:ascii="Open Sans" w:eastAsia="Open Sans" w:hAnsi="Open Sans" w:cs="Open Sans"/>
          <w:b/>
          <w:bCs/>
          <w:color w:val="000000"/>
          <w:sz w:val="22"/>
          <w:szCs w:val="22"/>
        </w:rPr>
      </w:pPr>
      <w:ins w:id="17" w:author="Lawyer" w:date="2026-05-27T18:26:00Z" w16du:dateUtc="2026-05-27T15:26:00Z">
        <w:r>
          <w:rPr>
            <w:rFonts w:ascii="Open Sans" w:eastAsia="Open Sans" w:hAnsi="Open Sans" w:cs="Open Sans"/>
            <w:b/>
            <w:bCs/>
            <w:color w:val="000000"/>
            <w:sz w:val="22"/>
            <w:szCs w:val="22"/>
          </w:rPr>
          <w:br w:type="page"/>
        </w:r>
      </w:ins>
    </w:p>
    <w:p w14:paraId="7F419E30" w14:textId="77777777" w:rsidR="00B10685" w:rsidRDefault="00B10685">
      <w:pPr>
        <w:pBdr>
          <w:top w:val="nil"/>
          <w:left w:val="nil"/>
          <w:bottom w:val="nil"/>
          <w:right w:val="nil"/>
          <w:between w:val="nil"/>
        </w:pBdr>
        <w:spacing w:after="160" w:line="259" w:lineRule="auto"/>
        <w:rPr>
          <w:rFonts w:ascii="Open Sans" w:eastAsia="Open Sans" w:hAnsi="Open Sans" w:cs="Open Sans"/>
          <w:b/>
          <w:bCs/>
          <w:color w:val="000000"/>
          <w:sz w:val="22"/>
          <w:szCs w:val="22"/>
        </w:rPr>
      </w:pPr>
    </w:p>
    <w:p w14:paraId="00000017" w14:textId="77777777" w:rsidR="00B10685" w:rsidRDefault="00000000">
      <w:pPr>
        <w:pBdr>
          <w:top w:val="nil"/>
          <w:left w:val="nil"/>
          <w:bottom w:val="nil"/>
          <w:right w:val="nil"/>
          <w:between w:val="nil"/>
        </w:pBdr>
        <w:spacing w:after="200"/>
        <w:rPr>
          <w:rFonts w:ascii="Open Sans" w:eastAsia="Open Sans" w:hAnsi="Open Sans" w:cs="Open Sans"/>
          <w:color w:val="000000"/>
          <w:sz w:val="22"/>
          <w:szCs w:val="22"/>
        </w:rPr>
      </w:pPr>
      <w:r>
        <w:rPr>
          <w:rFonts w:ascii="Open Sans" w:eastAsia="Open Sans" w:hAnsi="Open Sans" w:cs="Open Sans"/>
          <w:b/>
          <w:bCs/>
          <w:color w:val="000000"/>
          <w:sz w:val="22"/>
          <w:szCs w:val="22"/>
        </w:rPr>
        <w:t>This SERVICE AGREEMENT (“this Agreement”)</w:t>
      </w:r>
      <w:r>
        <w:rPr>
          <w:rFonts w:ascii="Open Sans" w:eastAsia="Open Sans" w:hAnsi="Open Sans" w:cs="Open Sans"/>
          <w:color w:val="000000"/>
          <w:sz w:val="22"/>
          <w:szCs w:val="22"/>
        </w:rPr>
        <w:t xml:space="preserve"> is made this ……. day of ……………. 2026 (“Effective Date”)</w:t>
      </w:r>
    </w:p>
    <w:p w14:paraId="00000018" w14:textId="77777777" w:rsidR="00B10685" w:rsidRDefault="00000000">
      <w:pPr>
        <w:pBdr>
          <w:top w:val="nil"/>
          <w:left w:val="nil"/>
          <w:bottom w:val="nil"/>
          <w:right w:val="nil"/>
          <w:between w:val="nil"/>
        </w:pBdr>
        <w:spacing w:after="240"/>
        <w:jc w:val="both"/>
        <w:rPr>
          <w:rFonts w:ascii="Open Sans" w:eastAsia="Open Sans" w:hAnsi="Open Sans" w:cs="Open Sans"/>
          <w:b/>
          <w:bCs/>
          <w:color w:val="000000"/>
          <w:sz w:val="22"/>
          <w:szCs w:val="22"/>
        </w:rPr>
      </w:pPr>
      <w:r>
        <w:rPr>
          <w:rFonts w:ascii="Open Sans" w:eastAsia="Open Sans" w:hAnsi="Open Sans" w:cs="Open Sans"/>
          <w:b/>
          <w:bCs/>
          <w:color w:val="000000"/>
          <w:sz w:val="22"/>
          <w:szCs w:val="22"/>
        </w:rPr>
        <w:t>BETWEEN</w:t>
      </w:r>
    </w:p>
    <w:p w14:paraId="00000019" w14:textId="77777777" w:rsidR="00B10685" w:rsidRDefault="00000000">
      <w:pPr>
        <w:pBdr>
          <w:top w:val="nil"/>
          <w:left w:val="nil"/>
          <w:bottom w:val="nil"/>
          <w:right w:val="nil"/>
          <w:between w:val="nil"/>
        </w:pBdr>
        <w:tabs>
          <w:tab w:val="left" w:pos="2280"/>
        </w:tabs>
        <w:jc w:val="both"/>
        <w:rPr>
          <w:rFonts w:ascii="Open Sans" w:eastAsia="Open Sans" w:hAnsi="Open Sans" w:cs="Open Sans"/>
          <w:color w:val="000000"/>
          <w:sz w:val="22"/>
          <w:szCs w:val="22"/>
        </w:rPr>
      </w:pPr>
      <w:bookmarkStart w:id="18" w:name="_heading=h.6xd1uens9wpm" w:colFirst="0" w:colLast="0"/>
      <w:bookmarkEnd w:id="18"/>
      <w:r>
        <w:rPr>
          <w:rFonts w:ascii="Open Sans" w:eastAsia="Open Sans" w:hAnsi="Open Sans" w:cs="Open Sans"/>
          <w:b/>
          <w:bCs/>
          <w:color w:val="000000"/>
          <w:sz w:val="22"/>
          <w:szCs w:val="22"/>
        </w:rPr>
        <w:t>MAPLERAD LIMITED,</w:t>
      </w:r>
      <w:r>
        <w:rPr>
          <w:rFonts w:ascii="Open Sans" w:eastAsia="Open Sans" w:hAnsi="Open Sans" w:cs="Open Sans"/>
          <w:color w:val="000000"/>
          <w:sz w:val="22"/>
          <w:szCs w:val="22"/>
        </w:rPr>
        <w:t xml:space="preserve"> a company incorporated under the laws of the Federal Republic of Nigeria, with its office address at 42 Local Airport Road, Ikeja, Lagos, Nigeria (hereinafter referred to as "</w:t>
      </w:r>
      <w:r>
        <w:rPr>
          <w:rFonts w:ascii="Open Sans" w:eastAsia="Open Sans" w:hAnsi="Open Sans" w:cs="Open Sans"/>
          <w:b/>
          <w:bCs/>
          <w:color w:val="000000"/>
          <w:sz w:val="22"/>
          <w:szCs w:val="22"/>
        </w:rPr>
        <w:t>MAPLERAD</w:t>
      </w:r>
      <w:r>
        <w:rPr>
          <w:rFonts w:ascii="Open Sans" w:eastAsia="Open Sans" w:hAnsi="Open Sans" w:cs="Open Sans"/>
          <w:color w:val="000000"/>
          <w:sz w:val="22"/>
          <w:szCs w:val="22"/>
        </w:rPr>
        <w:t>”, which expression shall where the context so admits, include its successors-in-title and assigns) of the one part</w:t>
      </w:r>
    </w:p>
    <w:p w14:paraId="0000001A" w14:textId="77777777" w:rsidR="00B10685" w:rsidRDefault="00B10685">
      <w:pPr>
        <w:pBdr>
          <w:top w:val="nil"/>
          <w:left w:val="nil"/>
          <w:bottom w:val="nil"/>
          <w:right w:val="nil"/>
          <w:between w:val="nil"/>
        </w:pBdr>
        <w:tabs>
          <w:tab w:val="left" w:pos="2280"/>
        </w:tabs>
        <w:jc w:val="both"/>
        <w:rPr>
          <w:rFonts w:ascii="Open Sans" w:eastAsia="Open Sans" w:hAnsi="Open Sans" w:cs="Open Sans"/>
          <w:color w:val="000000"/>
          <w:sz w:val="22"/>
          <w:szCs w:val="22"/>
        </w:rPr>
      </w:pPr>
    </w:p>
    <w:p w14:paraId="0000001B" w14:textId="77777777" w:rsidR="00B10685" w:rsidRDefault="00000000">
      <w:pPr>
        <w:pBdr>
          <w:top w:val="nil"/>
          <w:left w:val="nil"/>
          <w:bottom w:val="nil"/>
          <w:right w:val="nil"/>
          <w:between w:val="nil"/>
        </w:pBdr>
        <w:tabs>
          <w:tab w:val="left" w:pos="2280"/>
        </w:tabs>
        <w:jc w:val="both"/>
        <w:rPr>
          <w:rFonts w:ascii="Open Sans" w:eastAsia="Open Sans" w:hAnsi="Open Sans" w:cs="Open Sans"/>
          <w:b/>
          <w:bCs/>
          <w:color w:val="000000"/>
          <w:sz w:val="22"/>
          <w:szCs w:val="22"/>
        </w:rPr>
      </w:pPr>
      <w:r>
        <w:rPr>
          <w:rFonts w:ascii="Open Sans" w:eastAsia="Open Sans" w:hAnsi="Open Sans" w:cs="Open Sans"/>
          <w:b/>
          <w:bCs/>
          <w:color w:val="000000"/>
          <w:sz w:val="22"/>
          <w:szCs w:val="22"/>
        </w:rPr>
        <w:t>AND</w:t>
      </w:r>
    </w:p>
    <w:p w14:paraId="0000001C" w14:textId="77777777" w:rsidR="00B10685" w:rsidRDefault="00B10685">
      <w:pPr>
        <w:pBdr>
          <w:top w:val="nil"/>
          <w:left w:val="nil"/>
          <w:bottom w:val="nil"/>
          <w:right w:val="nil"/>
          <w:between w:val="nil"/>
        </w:pBdr>
        <w:tabs>
          <w:tab w:val="left" w:pos="2280"/>
        </w:tabs>
        <w:jc w:val="both"/>
        <w:rPr>
          <w:rFonts w:ascii="Open Sans" w:eastAsia="Open Sans" w:hAnsi="Open Sans" w:cs="Open Sans"/>
          <w:color w:val="000000"/>
          <w:sz w:val="22"/>
          <w:szCs w:val="22"/>
        </w:rPr>
      </w:pPr>
    </w:p>
    <w:p w14:paraId="0000001D" w14:textId="294C9994" w:rsidR="00B10685" w:rsidRDefault="00000000">
      <w:pPr>
        <w:pBdr>
          <w:top w:val="nil"/>
          <w:left w:val="nil"/>
          <w:bottom w:val="nil"/>
          <w:right w:val="nil"/>
          <w:between w:val="nil"/>
        </w:pBdr>
        <w:tabs>
          <w:tab w:val="left" w:pos="2280"/>
        </w:tabs>
        <w:jc w:val="both"/>
        <w:rPr>
          <w:rFonts w:ascii="Open Sans" w:eastAsia="Open Sans" w:hAnsi="Open Sans" w:cs="Open Sans"/>
          <w:color w:val="000000"/>
          <w:sz w:val="22"/>
          <w:szCs w:val="22"/>
        </w:rPr>
      </w:pPr>
      <w:bookmarkStart w:id="19" w:name="_heading=h.trbqbx2f9xly" w:colFirst="0" w:colLast="0"/>
      <w:bookmarkEnd w:id="19"/>
      <w:del w:id="20" w:author="Lawyer" w:date="2026-05-27T18:26:00Z" w16du:dateUtc="2026-05-27T15:26:00Z">
        <w:r>
          <w:rPr>
            <w:rFonts w:ascii="Open Sans" w:eastAsia="Open Sans" w:hAnsi="Open Sans" w:cs="Open Sans"/>
            <w:b/>
            <w:bCs/>
            <w:color w:val="FF0000"/>
            <w:sz w:val="22"/>
            <w:szCs w:val="22"/>
          </w:rPr>
          <w:delText>INSERT FULL CORPROATE NAME</w:delText>
        </w:r>
        <w:r>
          <w:rPr>
            <w:rFonts w:ascii="Open Sans" w:eastAsia="Open Sans" w:hAnsi="Open Sans" w:cs="Open Sans"/>
            <w:color w:val="000000"/>
            <w:sz w:val="22"/>
            <w:szCs w:val="22"/>
          </w:rPr>
          <w:delText>,</w:delText>
        </w:r>
      </w:del>
      <w:ins w:id="21" w:author="Lawyer" w:date="2026-05-27T18:26:00Z" w16du:dateUtc="2026-05-27T15:26:00Z">
        <w:r>
          <w:rPr>
            <w:rFonts w:ascii="Open Sans" w:eastAsia="Open Sans" w:hAnsi="Open Sans" w:cs="Open Sans"/>
            <w:color w:val="000000"/>
            <w:sz w:val="22"/>
            <w:szCs w:val="22"/>
          </w:rPr>
          <w:t>AVADA LTD (IBC No. 248411),</w:t>
        </w:r>
      </w:ins>
      <w:r>
        <w:rPr>
          <w:rFonts w:ascii="Open Sans" w:eastAsia="Open Sans" w:hAnsi="Open Sans" w:cs="Open Sans"/>
          <w:color w:val="000000"/>
          <w:sz w:val="22"/>
          <w:szCs w:val="22"/>
        </w:rPr>
        <w:t xml:space="preserve"> a company incorporated under the laws of      </w:t>
      </w:r>
      <w:del w:id="22" w:author="Lawyer" w:date="2026-05-27T18:26:00Z" w16du:dateUtc="2026-05-27T15:26:00Z">
        <w:r>
          <w:rPr>
            <w:rFonts w:ascii="Open Sans" w:eastAsia="Open Sans" w:hAnsi="Open Sans" w:cs="Open Sans"/>
            <w:color w:val="FF0000"/>
            <w:sz w:val="22"/>
            <w:szCs w:val="22"/>
          </w:rPr>
          <w:delText>Insert Jurisdiction/Country</w:delText>
        </w:r>
      </w:del>
      <w:ins w:id="23" w:author="Lawyer" w:date="2026-05-27T18:26:00Z" w16du:dateUtc="2026-05-27T15:26:00Z">
        <w:r>
          <w:rPr>
            <w:rFonts w:ascii="Open Sans" w:eastAsia="Open Sans" w:hAnsi="Open Sans" w:cs="Open Sans"/>
            <w:color w:val="000000"/>
            <w:sz w:val="22"/>
            <w:szCs w:val="22"/>
          </w:rPr>
          <w:t>the International Business Companies Act, 2016</w:t>
        </w:r>
      </w:ins>
      <w:r>
        <w:rPr>
          <w:rFonts w:ascii="Open Sans" w:hAnsi="Open Sans"/>
          <w:color w:val="000000"/>
          <w:sz w:val="22"/>
          <w:rPrChange w:id="24" w:author="Lawyer" w:date="2026-05-27T18:26:00Z" w16du:dateUtc="2026-05-27T15:26:00Z">
            <w:rPr>
              <w:rFonts w:ascii="Open Sans" w:hAnsi="Open Sans"/>
              <w:color w:val="FF0000"/>
              <w:sz w:val="22"/>
            </w:rPr>
          </w:rPrChange>
        </w:rPr>
        <w:t xml:space="preserve"> of </w:t>
      </w:r>
      <w:del w:id="25" w:author="Lawyer" w:date="2026-05-27T18:26:00Z" w16du:dateUtc="2026-05-27T15:26:00Z">
        <w:r>
          <w:rPr>
            <w:rFonts w:ascii="Open Sans" w:eastAsia="Open Sans" w:hAnsi="Open Sans" w:cs="Open Sans"/>
            <w:color w:val="FF0000"/>
            <w:sz w:val="22"/>
            <w:szCs w:val="22"/>
          </w:rPr>
          <w:delText>Incorporation</w:delText>
        </w:r>
      </w:del>
      <w:ins w:id="26" w:author="Lawyer" w:date="2026-05-27T18:26:00Z" w16du:dateUtc="2026-05-27T15:26:00Z">
        <w:r>
          <w:rPr>
            <w:rFonts w:ascii="Open Sans" w:eastAsia="Open Sans" w:hAnsi="Open Sans" w:cs="Open Sans"/>
            <w:color w:val="000000"/>
            <w:sz w:val="22"/>
            <w:szCs w:val="22"/>
          </w:rPr>
          <w:t>the Republic of Seychelles</w:t>
        </w:r>
      </w:ins>
      <w:r>
        <w:rPr>
          <w:rFonts w:ascii="Open Sans" w:eastAsia="Open Sans" w:hAnsi="Open Sans" w:cs="Open Sans"/>
          <w:color w:val="000000"/>
          <w:sz w:val="22"/>
          <w:szCs w:val="22"/>
        </w:rPr>
        <w:t xml:space="preserve">, with its office address </w:t>
      </w:r>
      <w:r>
        <w:t xml:space="preserve">at </w:t>
      </w:r>
      <w:del w:id="27" w:author="Lawyer" w:date="2026-05-27T18:26:00Z" w16du:dateUtc="2026-05-27T15:26:00Z">
        <w:r>
          <w:rPr>
            <w:rFonts w:ascii="Open Sans" w:eastAsia="Open Sans" w:hAnsi="Open Sans" w:cs="Open Sans"/>
            <w:color w:val="FF0000"/>
            <w:sz w:val="22"/>
            <w:szCs w:val="22"/>
          </w:rPr>
          <w:delText>Insert corporate address</w:delText>
        </w:r>
      </w:del>
      <w:ins w:id="28" w:author="Lawyer" w:date="2026-05-27T18:26:00Z" w16du:dateUtc="2026-05-27T15:26:00Z">
        <w:r>
          <w:rPr>
            <w:rFonts w:ascii="Open Sans" w:eastAsia="Open Sans" w:hAnsi="Open Sans" w:cs="Open Sans"/>
            <w:color w:val="000000"/>
            <w:sz w:val="22"/>
            <w:szCs w:val="22"/>
          </w:rPr>
          <w:t>Suite 3, 1st Floor, La Ciotat Building, Mont Fleuri, Mahe, Seychelles</w:t>
        </w:r>
      </w:ins>
      <w:r>
        <w:rPr>
          <w:rPrChange w:id="29" w:author="Lawyer" w:date="2026-05-27T18:26:00Z" w16du:dateUtc="2026-05-27T15:26:00Z">
            <w:rPr>
              <w:rFonts w:ascii="Open Sans" w:hAnsi="Open Sans"/>
              <w:color w:val="FF0000"/>
              <w:sz w:val="22"/>
            </w:rPr>
          </w:rPrChange>
        </w:rPr>
        <w:t xml:space="preserve"> </w:t>
      </w:r>
      <w:r>
        <w:rPr>
          <w:rFonts w:ascii="Open Sans" w:eastAsia="Open Sans" w:hAnsi="Open Sans" w:cs="Open Sans"/>
          <w:color w:val="000000"/>
          <w:sz w:val="22"/>
          <w:szCs w:val="22"/>
        </w:rPr>
        <w:t>(hereinafter referred to as</w:t>
      </w:r>
      <w:r>
        <w:rPr>
          <w:rFonts w:ascii="Open Sans" w:eastAsia="Open Sans" w:hAnsi="Open Sans" w:cs="Open Sans"/>
          <w:b/>
          <w:bCs/>
          <w:color w:val="000000"/>
          <w:sz w:val="22"/>
          <w:szCs w:val="22"/>
        </w:rPr>
        <w:t xml:space="preserve"> “</w:t>
      </w:r>
      <w:r>
        <w:rPr>
          <w:rFonts w:ascii="Open Sans" w:eastAsia="Open Sans" w:hAnsi="Open Sans" w:cs="Open Sans"/>
          <w:b/>
          <w:bCs/>
          <w:sz w:val="22"/>
          <w:szCs w:val="22"/>
        </w:rPr>
        <w:t>CUSTOMER/CLIENT</w:t>
      </w:r>
      <w:r>
        <w:rPr>
          <w:rFonts w:ascii="Open Sans" w:eastAsia="Open Sans" w:hAnsi="Open Sans" w:cs="Open Sans"/>
          <w:color w:val="000000"/>
          <w:sz w:val="22"/>
          <w:szCs w:val="22"/>
        </w:rPr>
        <w:t>”, which expression shall where the context so admits, include its successors-in-title and assigns) of the other part</w:t>
      </w:r>
    </w:p>
    <w:p w14:paraId="0000001E" w14:textId="77777777" w:rsidR="00B10685" w:rsidRDefault="00B10685">
      <w:pPr>
        <w:pBdr>
          <w:top w:val="nil"/>
          <w:left w:val="nil"/>
          <w:bottom w:val="nil"/>
          <w:right w:val="nil"/>
          <w:between w:val="nil"/>
        </w:pBdr>
        <w:tabs>
          <w:tab w:val="left" w:pos="2280"/>
        </w:tabs>
        <w:jc w:val="both"/>
        <w:rPr>
          <w:rFonts w:ascii="Open Sans" w:eastAsia="Open Sans" w:hAnsi="Open Sans" w:cs="Open Sans"/>
          <w:color w:val="000000"/>
          <w:sz w:val="22"/>
          <w:szCs w:val="22"/>
        </w:rPr>
      </w:pPr>
    </w:p>
    <w:p w14:paraId="0000001F" w14:textId="77777777" w:rsidR="00B10685" w:rsidRDefault="00000000">
      <w:pPr>
        <w:pBdr>
          <w:top w:val="nil"/>
          <w:left w:val="nil"/>
          <w:bottom w:val="nil"/>
          <w:right w:val="nil"/>
          <w:between w:val="nil"/>
        </w:pBdr>
        <w:shd w:val="clear" w:color="auto" w:fill="FFFFFF"/>
        <w:jc w:val="both"/>
        <w:rPr>
          <w:rFonts w:ascii="Open Sans" w:eastAsia="Open Sans" w:hAnsi="Open Sans" w:cs="Open Sans"/>
          <w:color w:val="000000"/>
          <w:sz w:val="22"/>
          <w:szCs w:val="22"/>
        </w:rPr>
      </w:pPr>
      <w:r>
        <w:rPr>
          <w:rFonts w:ascii="Open Sans" w:eastAsia="Open Sans" w:hAnsi="Open Sans" w:cs="Open Sans"/>
          <w:color w:val="000000"/>
          <w:sz w:val="22"/>
          <w:szCs w:val="22"/>
        </w:rPr>
        <w:t>“</w:t>
      </w:r>
      <w:r>
        <w:rPr>
          <w:rFonts w:ascii="Open Sans" w:eastAsia="Open Sans" w:hAnsi="Open Sans" w:cs="Open Sans"/>
          <w:b/>
          <w:bCs/>
          <w:color w:val="000000"/>
          <w:sz w:val="22"/>
          <w:szCs w:val="22"/>
        </w:rPr>
        <w:t>MAPLERAD</w:t>
      </w:r>
      <w:r>
        <w:rPr>
          <w:rFonts w:ascii="Open Sans" w:eastAsia="Open Sans" w:hAnsi="Open Sans" w:cs="Open Sans"/>
          <w:color w:val="000000"/>
          <w:sz w:val="22"/>
          <w:szCs w:val="22"/>
        </w:rPr>
        <w:t xml:space="preserve">” and </w:t>
      </w:r>
      <w:r>
        <w:rPr>
          <w:rFonts w:ascii="Open Sans" w:eastAsia="Open Sans" w:hAnsi="Open Sans" w:cs="Open Sans"/>
          <w:b/>
          <w:bCs/>
          <w:color w:val="000000"/>
          <w:sz w:val="22"/>
          <w:szCs w:val="22"/>
        </w:rPr>
        <w:t>“</w:t>
      </w:r>
      <w:r>
        <w:rPr>
          <w:rFonts w:ascii="Open Sans" w:eastAsia="Open Sans" w:hAnsi="Open Sans" w:cs="Open Sans"/>
          <w:b/>
          <w:bCs/>
          <w:sz w:val="22"/>
          <w:szCs w:val="22"/>
        </w:rPr>
        <w:t>CUSTOMER</w:t>
      </w:r>
      <w:r>
        <w:rPr>
          <w:rFonts w:ascii="Open Sans" w:eastAsia="Open Sans" w:hAnsi="Open Sans" w:cs="Open Sans"/>
          <w:b/>
          <w:bCs/>
          <w:color w:val="000000"/>
          <w:sz w:val="22"/>
          <w:szCs w:val="22"/>
        </w:rPr>
        <w:t>”</w:t>
      </w:r>
      <w:r>
        <w:rPr>
          <w:rFonts w:ascii="Open Sans" w:eastAsia="Open Sans" w:hAnsi="Open Sans" w:cs="Open Sans"/>
          <w:color w:val="000000"/>
          <w:sz w:val="22"/>
          <w:szCs w:val="22"/>
        </w:rPr>
        <w:t xml:space="preserve"> are collectively referred to herein as the “Parties” and “Party” refers to either one of them.</w:t>
      </w:r>
    </w:p>
    <w:p w14:paraId="00000020" w14:textId="77777777" w:rsidR="00B10685" w:rsidRDefault="00B10685">
      <w:pPr>
        <w:pBdr>
          <w:top w:val="nil"/>
          <w:left w:val="nil"/>
          <w:bottom w:val="nil"/>
          <w:right w:val="nil"/>
          <w:between w:val="nil"/>
        </w:pBdr>
        <w:tabs>
          <w:tab w:val="left" w:pos="2280"/>
        </w:tabs>
        <w:jc w:val="both"/>
        <w:rPr>
          <w:rFonts w:ascii="Open Sans" w:eastAsia="Open Sans" w:hAnsi="Open Sans" w:cs="Open Sans"/>
          <w:color w:val="000000"/>
          <w:sz w:val="22"/>
          <w:szCs w:val="22"/>
        </w:rPr>
      </w:pPr>
    </w:p>
    <w:p w14:paraId="00000021" w14:textId="77777777" w:rsidR="00B10685" w:rsidRDefault="00000000">
      <w:pPr>
        <w:pBdr>
          <w:top w:val="nil"/>
          <w:left w:val="nil"/>
          <w:bottom w:val="nil"/>
          <w:right w:val="nil"/>
          <w:between w:val="nil"/>
        </w:pBdr>
        <w:spacing w:after="240"/>
        <w:jc w:val="both"/>
        <w:rPr>
          <w:rFonts w:ascii="Open Sans" w:eastAsia="Open Sans" w:hAnsi="Open Sans" w:cs="Open Sans"/>
          <w:b/>
          <w:bCs/>
          <w:color w:val="000000"/>
          <w:sz w:val="22"/>
          <w:szCs w:val="22"/>
        </w:rPr>
      </w:pPr>
      <w:r>
        <w:rPr>
          <w:rFonts w:ascii="Open Sans" w:eastAsia="Open Sans" w:hAnsi="Open Sans" w:cs="Open Sans"/>
          <w:b/>
          <w:bCs/>
          <w:color w:val="000000"/>
          <w:sz w:val="22"/>
          <w:szCs w:val="22"/>
        </w:rPr>
        <w:t>WHEREAS:</w:t>
      </w:r>
    </w:p>
    <w:p w14:paraId="00000022" w14:textId="77777777" w:rsidR="00B10685" w:rsidRDefault="00000000">
      <w:pPr>
        <w:numPr>
          <w:ilvl w:val="4"/>
          <w:numId w:val="12"/>
        </w:numPr>
        <w:pBdr>
          <w:top w:val="nil"/>
          <w:left w:val="nil"/>
          <w:bottom w:val="nil"/>
          <w:right w:val="nil"/>
          <w:between w:val="nil"/>
        </w:pBdr>
        <w:spacing w:after="240" w:line="288" w:lineRule="auto"/>
        <w:jc w:val="both"/>
        <w:rPr>
          <w:rFonts w:ascii="Open Sans" w:eastAsia="Open Sans" w:hAnsi="Open Sans" w:cs="Open Sans"/>
          <w:color w:val="000000"/>
          <w:sz w:val="22"/>
          <w:szCs w:val="22"/>
        </w:rPr>
        <w:pPrChange w:id="30" w:author="Lawyer" w:date="2026-05-27T18:26:00Z" w16du:dateUtc="2026-05-27T15:26:00Z">
          <w:pPr>
            <w:numPr>
              <w:ilvl w:val="4"/>
              <w:numId w:val="36"/>
            </w:numPr>
            <w:pBdr>
              <w:top w:val="nil"/>
              <w:left w:val="nil"/>
              <w:bottom w:val="nil"/>
              <w:right w:val="nil"/>
              <w:between w:val="nil"/>
            </w:pBdr>
            <w:spacing w:after="240" w:line="288" w:lineRule="auto"/>
            <w:ind w:left="360" w:hanging="360"/>
            <w:jc w:val="both"/>
          </w:pPr>
        </w:pPrChange>
      </w:pPr>
      <w:r>
        <w:rPr>
          <w:rFonts w:ascii="Open Sans" w:eastAsia="Open Sans" w:hAnsi="Open Sans" w:cs="Open Sans"/>
          <w:color w:val="000000"/>
          <w:sz w:val="22"/>
          <w:szCs w:val="22"/>
        </w:rPr>
        <w:t xml:space="preserve">MAPLERAD is a financial technology platform that enables businesses and consumers to move money freely, create virtual cards and global accounts. </w:t>
      </w:r>
    </w:p>
    <w:p w14:paraId="00000023" w14:textId="7AAC9808" w:rsidR="00B10685" w:rsidRDefault="00000000">
      <w:pPr>
        <w:numPr>
          <w:ilvl w:val="4"/>
          <w:numId w:val="12"/>
        </w:numPr>
        <w:pBdr>
          <w:top w:val="nil"/>
          <w:left w:val="nil"/>
          <w:bottom w:val="nil"/>
          <w:right w:val="nil"/>
          <w:between w:val="nil"/>
        </w:pBdr>
        <w:jc w:val="both"/>
        <w:rPr>
          <w:rFonts w:ascii="Open Sans" w:eastAsia="Open Sans" w:hAnsi="Open Sans" w:cs="Open Sans"/>
          <w:color w:val="000000"/>
          <w:sz w:val="22"/>
          <w:szCs w:val="22"/>
        </w:rPr>
        <w:pPrChange w:id="31" w:author="Lawyer" w:date="2026-05-27T18:26:00Z" w16du:dateUtc="2026-05-27T15:26:00Z">
          <w:pPr>
            <w:numPr>
              <w:ilvl w:val="4"/>
              <w:numId w:val="36"/>
            </w:numPr>
            <w:pBdr>
              <w:top w:val="nil"/>
              <w:left w:val="nil"/>
              <w:bottom w:val="nil"/>
              <w:right w:val="nil"/>
              <w:between w:val="nil"/>
            </w:pBdr>
            <w:ind w:left="360" w:hanging="360"/>
            <w:jc w:val="both"/>
          </w:pPr>
        </w:pPrChange>
      </w:pPr>
      <w:del w:id="32" w:author="Lawyer" w:date="2026-05-27T18:26:00Z" w16du:dateUtc="2026-05-27T15:26:00Z">
        <w:r>
          <w:rPr>
            <w:rFonts w:ascii="Open Sans" w:eastAsia="Open Sans" w:hAnsi="Open Sans" w:cs="Open Sans"/>
            <w:b/>
            <w:bCs/>
            <w:sz w:val="22"/>
            <w:szCs w:val="22"/>
          </w:rPr>
          <w:delText xml:space="preserve">CUSTOMER </w:delText>
        </w:r>
        <w:r>
          <w:rPr>
            <w:rFonts w:ascii="Open Sans" w:eastAsia="Open Sans" w:hAnsi="Open Sans" w:cs="Open Sans"/>
            <w:sz w:val="22"/>
            <w:szCs w:val="22"/>
          </w:rPr>
          <w:delText>i</w:delText>
        </w:r>
        <w:r>
          <w:rPr>
            <w:rFonts w:ascii="Open Sans" w:eastAsia="Open Sans" w:hAnsi="Open Sans" w:cs="Open Sans"/>
            <w:color w:val="000000"/>
            <w:sz w:val="22"/>
            <w:szCs w:val="22"/>
          </w:rPr>
          <w:delText xml:space="preserve">s a </w:delText>
        </w:r>
        <w:r>
          <w:rPr>
            <w:rFonts w:ascii="Open Sans" w:eastAsia="Open Sans" w:hAnsi="Open Sans" w:cs="Open Sans"/>
            <w:color w:val="FF0000"/>
            <w:sz w:val="22"/>
            <w:szCs w:val="22"/>
          </w:rPr>
          <w:delText>insert a brief description of your Business like in (a) above.</w:delText>
        </w:r>
      </w:del>
      <w:ins w:id="33" w:author="Lawyer" w:date="2026-05-27T18:26:00Z" w16du:dateUtc="2026-05-27T15:26:00Z">
        <w:r>
          <w:rPr>
            <w:rFonts w:ascii="Open Sans" w:eastAsia="Open Sans" w:hAnsi="Open Sans" w:cs="Open Sans"/>
            <w:b/>
            <w:bCs/>
            <w:sz w:val="22"/>
            <w:szCs w:val="22"/>
          </w:rPr>
          <w:t xml:space="preserve">CUSTOMER </w:t>
        </w:r>
        <w:r>
          <w:rPr>
            <w:rFonts w:ascii="Open Sans" w:eastAsia="Open Sans" w:hAnsi="Open Sans" w:cs="Open Sans"/>
            <w:sz w:val="22"/>
            <w:szCs w:val="22"/>
          </w:rPr>
          <w:t>i</w:t>
        </w:r>
        <w:r>
          <w:rPr>
            <w:rFonts w:ascii="Open Sans" w:eastAsia="Open Sans" w:hAnsi="Open Sans" w:cs="Open Sans"/>
            <w:color w:val="000000"/>
            <w:sz w:val="22"/>
            <w:szCs w:val="22"/>
          </w:rPr>
          <w:t>s a a fintech company incorporated under the International Business Companies Act, 2016 of the Republic of Seychelles (IBC No. 248411), providing cross-border payment solutions, multi-currency accounts, and digital payment infrastructure services to businesses and consumers across multiple jurisdictions.</w:t>
        </w:r>
      </w:ins>
      <w:r>
        <w:rPr>
          <w:rPrChange w:id="34" w:author="Lawyer" w:date="2026-05-27T18:26:00Z" w16du:dateUtc="2026-05-27T15:26:00Z">
            <w:rPr>
              <w:rFonts w:ascii="Open Sans" w:hAnsi="Open Sans"/>
              <w:color w:val="FF0000"/>
              <w:sz w:val="22"/>
            </w:rPr>
          </w:rPrChange>
        </w:rPr>
        <w:t xml:space="preserve"> </w:t>
      </w:r>
    </w:p>
    <w:p w14:paraId="00000024"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25" w14:textId="77777777" w:rsidR="00B10685" w:rsidRDefault="00000000">
      <w:pPr>
        <w:numPr>
          <w:ilvl w:val="4"/>
          <w:numId w:val="12"/>
        </w:numPr>
        <w:pBdr>
          <w:top w:val="nil"/>
          <w:left w:val="nil"/>
          <w:bottom w:val="nil"/>
          <w:right w:val="nil"/>
          <w:between w:val="nil"/>
        </w:pBdr>
        <w:spacing w:after="240"/>
        <w:jc w:val="both"/>
        <w:rPr>
          <w:rFonts w:ascii="Open Sans" w:eastAsia="Open Sans" w:hAnsi="Open Sans" w:cs="Open Sans"/>
          <w:color w:val="000000"/>
          <w:sz w:val="22"/>
          <w:szCs w:val="22"/>
        </w:rPr>
        <w:pPrChange w:id="35" w:author="Lawyer" w:date="2026-05-27T18:26:00Z" w16du:dateUtc="2026-05-27T15:26:00Z">
          <w:pPr>
            <w:numPr>
              <w:ilvl w:val="4"/>
              <w:numId w:val="36"/>
            </w:numPr>
            <w:pBdr>
              <w:top w:val="nil"/>
              <w:left w:val="nil"/>
              <w:bottom w:val="nil"/>
              <w:right w:val="nil"/>
              <w:between w:val="nil"/>
            </w:pBdr>
            <w:spacing w:after="240"/>
            <w:ind w:left="360" w:hanging="360"/>
            <w:jc w:val="both"/>
          </w:pPr>
        </w:pPrChange>
      </w:pPr>
      <w:bookmarkStart w:id="36" w:name="_heading=h.anfvu56h9d9x" w:colFirst="0" w:colLast="0"/>
      <w:bookmarkEnd w:id="36"/>
      <w:r>
        <w:rPr>
          <w:rFonts w:ascii="Open Sans" w:eastAsia="Open Sans" w:hAnsi="Open Sans" w:cs="Open Sans"/>
          <w:sz w:val="22"/>
          <w:szCs w:val="22"/>
        </w:rPr>
        <w:t>MAPLERAD has represented to the CUSTOMER that it possesses APIs capable of facilitating the provision of Payment Services as further detailed in this Agreement. The CUSTOMER has requested access to these APIs to enable it to provide such Services to itself and its customers, and MAPLERAD has agreed to grant the CUSTOMER access to the relevant APIs subject to the terms of this Agreement.</w:t>
      </w:r>
      <w:r>
        <w:t xml:space="preserve"> </w:t>
      </w:r>
      <w:r>
        <w:rPr>
          <w:rFonts w:ascii="Open Sans" w:eastAsia="Open Sans" w:hAnsi="Open Sans" w:cs="Open Sans"/>
          <w:color w:val="000000"/>
          <w:sz w:val="22"/>
          <w:szCs w:val="22"/>
        </w:rPr>
        <w:t>.</w:t>
      </w:r>
    </w:p>
    <w:p w14:paraId="00000026" w14:textId="77777777" w:rsidR="00B10685" w:rsidRDefault="00000000">
      <w:pPr>
        <w:numPr>
          <w:ilvl w:val="4"/>
          <w:numId w:val="12"/>
        </w:numPr>
        <w:pBdr>
          <w:top w:val="nil"/>
          <w:left w:val="nil"/>
          <w:bottom w:val="nil"/>
          <w:right w:val="nil"/>
          <w:between w:val="nil"/>
        </w:pBdr>
        <w:jc w:val="both"/>
        <w:rPr>
          <w:rFonts w:ascii="Open Sans" w:eastAsia="Open Sans" w:hAnsi="Open Sans" w:cs="Open Sans"/>
          <w:color w:val="000000"/>
          <w:sz w:val="22"/>
          <w:szCs w:val="22"/>
        </w:rPr>
        <w:pPrChange w:id="37" w:author="Lawyer" w:date="2026-05-27T18:26:00Z" w16du:dateUtc="2026-05-27T15:26:00Z">
          <w:pPr>
            <w:numPr>
              <w:ilvl w:val="4"/>
              <w:numId w:val="36"/>
            </w:numPr>
            <w:pBdr>
              <w:top w:val="nil"/>
              <w:left w:val="nil"/>
              <w:bottom w:val="nil"/>
              <w:right w:val="nil"/>
              <w:between w:val="nil"/>
            </w:pBdr>
            <w:ind w:left="360" w:hanging="360"/>
            <w:jc w:val="both"/>
          </w:pPr>
        </w:pPrChange>
      </w:pPr>
      <w:r>
        <w:rPr>
          <w:rFonts w:ascii="Open Sans" w:eastAsia="Open Sans" w:hAnsi="Open Sans" w:cs="Open Sans"/>
          <w:color w:val="000000"/>
          <w:sz w:val="22"/>
          <w:szCs w:val="22"/>
        </w:rPr>
        <w:t>In furtherance of the above, the Parties have agreed to enter into this Agreement to define their respective roles and responsibilities.</w:t>
      </w:r>
    </w:p>
    <w:p w14:paraId="00000027" w14:textId="77777777" w:rsidR="00B10685" w:rsidRDefault="00B10685">
      <w:pPr>
        <w:pBdr>
          <w:top w:val="nil"/>
          <w:left w:val="nil"/>
          <w:bottom w:val="nil"/>
          <w:right w:val="nil"/>
          <w:between w:val="nil"/>
        </w:pBdr>
        <w:spacing w:after="160"/>
        <w:rPr>
          <w:rFonts w:ascii="Open Sans" w:eastAsia="Open Sans" w:hAnsi="Open Sans" w:cs="Open Sans"/>
          <w:color w:val="000000"/>
          <w:sz w:val="22"/>
          <w:szCs w:val="22"/>
        </w:rPr>
      </w:pPr>
    </w:p>
    <w:p w14:paraId="00000028" w14:textId="77777777" w:rsidR="00B10685" w:rsidRDefault="00000000">
      <w:pPr>
        <w:pBdr>
          <w:top w:val="nil"/>
          <w:left w:val="nil"/>
          <w:bottom w:val="nil"/>
          <w:right w:val="nil"/>
          <w:between w:val="nil"/>
        </w:pBdr>
        <w:spacing w:after="160"/>
        <w:rPr>
          <w:rFonts w:ascii="Open Sans" w:eastAsia="Open Sans" w:hAnsi="Open Sans" w:cs="Open Sans"/>
          <w:color w:val="000000"/>
          <w:sz w:val="22"/>
          <w:szCs w:val="22"/>
        </w:rPr>
      </w:pPr>
      <w:r>
        <w:rPr>
          <w:rFonts w:ascii="Open Sans" w:eastAsia="Open Sans" w:hAnsi="Open Sans" w:cs="Open Sans"/>
          <w:b/>
          <w:bCs/>
          <w:color w:val="000000"/>
          <w:sz w:val="22"/>
          <w:szCs w:val="22"/>
        </w:rPr>
        <w:lastRenderedPageBreak/>
        <w:t>NOW IT IS HEREBY AGREED AS FOLLOWS</w:t>
      </w:r>
    </w:p>
    <w:p w14:paraId="00000029" w14:textId="77777777" w:rsidR="00B10685" w:rsidRDefault="00000000">
      <w:pPr>
        <w:numPr>
          <w:ilvl w:val="0"/>
          <w:numId w:val="14"/>
        </w:numPr>
        <w:pBdr>
          <w:top w:val="nil"/>
          <w:left w:val="nil"/>
          <w:bottom w:val="nil"/>
          <w:right w:val="nil"/>
          <w:between w:val="nil"/>
        </w:pBdr>
        <w:jc w:val="both"/>
        <w:rPr>
          <w:rFonts w:ascii="Open Sans" w:eastAsia="Open Sans" w:hAnsi="Open Sans" w:cs="Open Sans"/>
          <w:sz w:val="22"/>
          <w:szCs w:val="22"/>
        </w:rPr>
        <w:pPrChange w:id="38" w:author="Lawyer" w:date="2026-05-27T18:26:00Z" w16du:dateUtc="2026-05-27T15:26:00Z">
          <w:pPr>
            <w:numPr>
              <w:numId w:val="38"/>
            </w:numPr>
            <w:pBdr>
              <w:top w:val="nil"/>
              <w:left w:val="nil"/>
              <w:bottom w:val="nil"/>
              <w:right w:val="nil"/>
              <w:between w:val="nil"/>
            </w:pBdr>
            <w:jc w:val="both"/>
          </w:pPr>
        </w:pPrChange>
      </w:pPr>
      <w:r>
        <w:rPr>
          <w:rFonts w:ascii="Open Sans" w:eastAsia="Open Sans" w:hAnsi="Open Sans" w:cs="Open Sans"/>
          <w:b/>
          <w:bCs/>
          <w:color w:val="000000"/>
          <w:sz w:val="22"/>
          <w:szCs w:val="22"/>
        </w:rPr>
        <w:t>DEFINITIONS AND INTERPRETATIONS</w:t>
      </w:r>
    </w:p>
    <w:p w14:paraId="0000002A"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02B" w14:textId="77777777" w:rsidR="00B10685" w:rsidRDefault="00000000">
      <w:pPr>
        <w:pBdr>
          <w:top w:val="nil"/>
          <w:left w:val="nil"/>
          <w:bottom w:val="nil"/>
          <w:right w:val="nil"/>
          <w:between w:val="nil"/>
        </w:pBdr>
        <w:spacing w:after="240"/>
        <w:ind w:left="360"/>
        <w:jc w:val="both"/>
        <w:rPr>
          <w:rFonts w:ascii="Open Sans" w:eastAsia="Open Sans" w:hAnsi="Open Sans" w:cs="Open Sans"/>
          <w:color w:val="000000"/>
          <w:sz w:val="22"/>
          <w:szCs w:val="22"/>
        </w:rPr>
      </w:pPr>
      <w:r>
        <w:rPr>
          <w:rFonts w:ascii="Open Sans" w:eastAsia="Open Sans" w:hAnsi="Open Sans" w:cs="Open Sans"/>
          <w:color w:val="000000"/>
          <w:sz w:val="22"/>
          <w:szCs w:val="22"/>
        </w:rPr>
        <w:t>In this Agreement, except where the context otherwise requires, the capitalized terms used in this Agreement shall have the following meanings:</w:t>
      </w:r>
    </w:p>
    <w:p w14:paraId="0000002C"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39"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w:t>
      </w:r>
      <w:r>
        <w:rPr>
          <w:rFonts w:ascii="Open Sans" w:eastAsia="Open Sans" w:hAnsi="Open Sans" w:cs="Open Sans"/>
          <w:b/>
          <w:bCs/>
          <w:color w:val="000000"/>
          <w:sz w:val="22"/>
          <w:szCs w:val="22"/>
        </w:rPr>
        <w:t>CLIENT Technology System</w:t>
      </w:r>
      <w:r>
        <w:rPr>
          <w:rFonts w:ascii="Open Sans" w:eastAsia="Open Sans" w:hAnsi="Open Sans" w:cs="Open Sans"/>
          <w:color w:val="000000"/>
          <w:sz w:val="22"/>
          <w:szCs w:val="22"/>
        </w:rPr>
        <w:t>” means is a fintech platform owned by the CLIENT wherein the Client provides its customers/end-users with cross-border payment solutions, multi-currency accounts, and foreign exchange services to help manage international transactions efficiently.</w:t>
      </w:r>
    </w:p>
    <w:p w14:paraId="0000002D" w14:textId="77777777" w:rsidR="00B10685" w:rsidRDefault="00B10685">
      <w:pPr>
        <w:pBdr>
          <w:top w:val="nil"/>
          <w:left w:val="nil"/>
          <w:bottom w:val="nil"/>
          <w:right w:val="nil"/>
          <w:between w:val="nil"/>
        </w:pBdr>
        <w:ind w:left="709"/>
        <w:jc w:val="both"/>
        <w:rPr>
          <w:rFonts w:ascii="Open Sans" w:eastAsia="Open Sans" w:hAnsi="Open Sans" w:cs="Open Sans"/>
          <w:color w:val="000000"/>
          <w:sz w:val="22"/>
          <w:szCs w:val="22"/>
        </w:rPr>
      </w:pPr>
    </w:p>
    <w:p w14:paraId="0000002E"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0"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w:t>
      </w:r>
      <w:r>
        <w:rPr>
          <w:rFonts w:ascii="Open Sans" w:eastAsia="Open Sans" w:hAnsi="Open Sans" w:cs="Open Sans"/>
          <w:b/>
          <w:bCs/>
          <w:color w:val="000000"/>
          <w:sz w:val="22"/>
          <w:szCs w:val="22"/>
        </w:rPr>
        <w:t>API</w:t>
      </w:r>
      <w:r>
        <w:rPr>
          <w:rFonts w:ascii="Open Sans" w:eastAsia="Open Sans" w:hAnsi="Open Sans" w:cs="Open Sans"/>
          <w:color w:val="000000"/>
          <w:sz w:val="22"/>
          <w:szCs w:val="22"/>
        </w:rPr>
        <w:t>” means Application Programming Interface developed and owned by Maplerad.</w:t>
      </w:r>
    </w:p>
    <w:p w14:paraId="0000002F"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0"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1"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w:t>
      </w:r>
      <w:r>
        <w:rPr>
          <w:rFonts w:ascii="Open Sans" w:eastAsia="Open Sans" w:hAnsi="Open Sans" w:cs="Open Sans"/>
          <w:b/>
          <w:bCs/>
          <w:color w:val="000000"/>
          <w:sz w:val="22"/>
          <w:szCs w:val="22"/>
        </w:rPr>
        <w:t>Business Days</w:t>
      </w:r>
      <w:r>
        <w:rPr>
          <w:rFonts w:ascii="Open Sans" w:eastAsia="Open Sans" w:hAnsi="Open Sans" w:cs="Open Sans"/>
          <w:color w:val="000000"/>
          <w:sz w:val="22"/>
          <w:szCs w:val="22"/>
        </w:rPr>
        <w:t>” means everyday excluding Saturdays, Sundays and Public Holidays declared by the Federal Government of Nigeria.</w:t>
      </w:r>
    </w:p>
    <w:p w14:paraId="00000031"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2"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2"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w:t>
      </w:r>
      <w:r>
        <w:rPr>
          <w:rFonts w:ascii="Open Sans" w:eastAsia="Open Sans" w:hAnsi="Open Sans" w:cs="Open Sans"/>
          <w:b/>
          <w:bCs/>
          <w:color w:val="000000"/>
          <w:sz w:val="22"/>
          <w:szCs w:val="22"/>
        </w:rPr>
        <w:t>Card Network</w:t>
      </w:r>
      <w:r>
        <w:rPr>
          <w:rFonts w:ascii="Open Sans" w:eastAsia="Open Sans" w:hAnsi="Open Sans" w:cs="Open Sans"/>
          <w:color w:val="000000"/>
          <w:sz w:val="22"/>
          <w:szCs w:val="22"/>
        </w:rPr>
        <w:t>" means the electronic payment infrastructure that facilitates the processing, authorization, and settlement of transactions for virtual cards by linking card issuers, merchants, and acquiring financial institutions in accordance with established rules and protocols.</w:t>
      </w:r>
    </w:p>
    <w:p w14:paraId="00000033"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4"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3" w:author="Lawyer" w:date="2026-05-27T18:26:00Z" w16du:dateUtc="2026-05-27T15:26:00Z">
          <w:pPr>
            <w:numPr>
              <w:ilvl w:val="3"/>
              <w:numId w:val="41"/>
            </w:numPr>
            <w:pBdr>
              <w:top w:val="nil"/>
              <w:left w:val="nil"/>
              <w:bottom w:val="nil"/>
              <w:right w:val="nil"/>
              <w:between w:val="nil"/>
            </w:pBdr>
            <w:ind w:left="709" w:hanging="709"/>
            <w:jc w:val="both"/>
          </w:pPr>
        </w:pPrChange>
      </w:pPr>
      <w:bookmarkStart w:id="44" w:name="_heading=h.lrc4hcjv65vu" w:colFirst="0" w:colLast="0"/>
      <w:bookmarkEnd w:id="44"/>
      <w:r>
        <w:rPr>
          <w:rFonts w:ascii="Open Sans" w:eastAsia="Open Sans" w:hAnsi="Open Sans" w:cs="Open Sans"/>
          <w:color w:val="000000"/>
          <w:sz w:val="22"/>
          <w:szCs w:val="22"/>
        </w:rPr>
        <w:t>“</w:t>
      </w:r>
      <w:r>
        <w:rPr>
          <w:rFonts w:ascii="Open Sans" w:eastAsia="Open Sans" w:hAnsi="Open Sans" w:cs="Open Sans"/>
          <w:b/>
          <w:bCs/>
          <w:color w:val="000000"/>
          <w:sz w:val="22"/>
          <w:szCs w:val="22"/>
        </w:rPr>
        <w:t>Confidential Information</w:t>
      </w:r>
      <w:r>
        <w:rPr>
          <w:rFonts w:ascii="Open Sans" w:eastAsia="Open Sans" w:hAnsi="Open Sans" w:cs="Open Sans"/>
          <w:color w:val="000000"/>
          <w:sz w:val="22"/>
          <w:szCs w:val="22"/>
        </w:rPr>
        <w:t xml:space="preserve">” means all confidential, proprietary or sensitive information, whether tangible or intangible, oral or written, belonging to either Party. It also includes any information relating to and or including released or unreleased Software, Documentation or hardware products, the marketing or promotion of products, business plans, practices or policies, and information received from either Party, including trade secrets, source codes, object codes, patents, inventions, firmware, designs, formulas, Specifications, financial information and projections, numbers, lists of suppliers and potential suppliers, lists of Customers and potential Customers, equipment lists, employee lists, management methods, know-how, working methods, manufacturing techniques, operating techniques, and all manuals, documents, reports, spreadsheets, files, market information, computer disks and tapes (whether machine or user readable) and other written or electronic information pertaining thereto. </w:t>
      </w:r>
    </w:p>
    <w:p w14:paraId="00000035"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6"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b/>
          <w:bCs/>
          <w:color w:val="000000"/>
          <w:sz w:val="22"/>
          <w:szCs w:val="22"/>
        </w:rPr>
        <w:pPrChange w:id="45"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b/>
          <w:bCs/>
          <w:color w:val="000000"/>
          <w:sz w:val="22"/>
          <w:szCs w:val="22"/>
        </w:rPr>
        <w:t xml:space="preserve">“Customers/End-Users” </w:t>
      </w:r>
      <w:r>
        <w:rPr>
          <w:rFonts w:ascii="Open Sans" w:eastAsia="Open Sans" w:hAnsi="Open Sans" w:cs="Open Sans"/>
          <w:color w:val="000000"/>
          <w:sz w:val="22"/>
          <w:szCs w:val="22"/>
        </w:rPr>
        <w:t xml:space="preserve">means the end-users or beneficiaries of the Client herein whom the Client provides the Services leveraging the technology and payment infrastructure of Maplerad. </w:t>
      </w:r>
    </w:p>
    <w:p w14:paraId="00000037"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8"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6"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w:t>
      </w:r>
      <w:r>
        <w:rPr>
          <w:rFonts w:ascii="Open Sans" w:eastAsia="Open Sans" w:hAnsi="Open Sans" w:cs="Open Sans"/>
          <w:b/>
          <w:bCs/>
          <w:color w:val="000000"/>
          <w:sz w:val="22"/>
          <w:szCs w:val="22"/>
        </w:rPr>
        <w:t>Force Majeure”</w:t>
      </w:r>
      <w:r>
        <w:rPr>
          <w:rFonts w:ascii="Open Sans" w:eastAsia="Open Sans" w:hAnsi="Open Sans" w:cs="Open Sans"/>
          <w:color w:val="000000"/>
          <w:sz w:val="22"/>
          <w:szCs w:val="22"/>
        </w:rPr>
        <w:t xml:space="preserve"> means any event or circumstance beyond the reasonable control of a Party that is not foreseeable, is unavoidable and its origin is not due to negligence or lack of care on the part of a Party. Such events include but not limited to acts of </w:t>
      </w:r>
      <w:r>
        <w:rPr>
          <w:rFonts w:ascii="Open Sans" w:eastAsia="Open Sans" w:hAnsi="Open Sans" w:cs="Open Sans"/>
          <w:color w:val="000000"/>
          <w:sz w:val="22"/>
          <w:szCs w:val="22"/>
        </w:rPr>
        <w:lastRenderedPageBreak/>
        <w:t>God, fire, flood, invasion, war, revolution, uprising, insurrection, social/public unrest, public disturbance, epidemics, lock-outs, strikes, riots, fire disaster, storm, acts of terrorism and any other circumstance which may hinder or delay the performance of the obligations of a Party under this Agreement.</w:t>
      </w:r>
    </w:p>
    <w:p w14:paraId="00000039"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A"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7"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w:t>
      </w:r>
      <w:r>
        <w:rPr>
          <w:rFonts w:ascii="Open Sans" w:eastAsia="Open Sans" w:hAnsi="Open Sans" w:cs="Open Sans"/>
          <w:b/>
          <w:bCs/>
          <w:color w:val="000000"/>
          <w:sz w:val="22"/>
          <w:szCs w:val="22"/>
        </w:rPr>
        <w:t xml:space="preserve">Go-Live Date” </w:t>
      </w:r>
      <w:r>
        <w:rPr>
          <w:rFonts w:ascii="Open Sans" w:eastAsia="Open Sans" w:hAnsi="Open Sans" w:cs="Open Sans"/>
          <w:color w:val="000000"/>
          <w:sz w:val="22"/>
          <w:szCs w:val="22"/>
        </w:rPr>
        <w:t xml:space="preserve">means the day the Services is launched for use by the CLIENT for the benefit of its operations and its customers/end-users on the CLIENT’s Technology System. </w:t>
      </w:r>
    </w:p>
    <w:p w14:paraId="0000003B"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C"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8"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w:t>
      </w:r>
      <w:r>
        <w:rPr>
          <w:rFonts w:ascii="Open Sans" w:eastAsia="Open Sans" w:hAnsi="Open Sans" w:cs="Open Sans"/>
          <w:b/>
          <w:bCs/>
          <w:color w:val="000000"/>
          <w:sz w:val="22"/>
          <w:szCs w:val="22"/>
        </w:rPr>
        <w:t>Intellectual Property</w:t>
      </w:r>
      <w:r>
        <w:rPr>
          <w:rFonts w:ascii="Open Sans" w:eastAsia="Open Sans" w:hAnsi="Open Sans" w:cs="Open Sans"/>
          <w:color w:val="000000"/>
          <w:sz w:val="22"/>
          <w:szCs w:val="22"/>
        </w:rPr>
        <w:t>” means all present and future worldwide patents, trademarks, Service marks, trade names, goodwill, registered designs, design rights, database rights, copyrights, inventions, rights in computer Software and other forms of intellectual or industrial property and all registrations, applications, renewals, extensions, combinations, divisions, or reissues of the foregoing.</w:t>
      </w:r>
    </w:p>
    <w:p w14:paraId="0000003D"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3E"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49"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b/>
          <w:bCs/>
          <w:color w:val="000000"/>
          <w:sz w:val="22"/>
          <w:szCs w:val="22"/>
        </w:rPr>
        <w:t>“Know Your Customer/Business (KYC/B)”</w:t>
      </w:r>
      <w:r>
        <w:rPr>
          <w:rFonts w:ascii="Open Sans" w:eastAsia="Open Sans" w:hAnsi="Open Sans" w:cs="Open Sans"/>
          <w:color w:val="000000"/>
          <w:sz w:val="22"/>
          <w:szCs w:val="22"/>
        </w:rPr>
        <w:t xml:space="preserve"> means the collection and verification of customer or business identification information, including but not limited to: full legal name(s), government-issued identification, telephone number, email address, residential or business address, gender, date of birth, Bank Verification Number (BVN), National Identification Number (NIN), or any equivalent identification information, as may be required by Maplerad from the Client or the Client’s customers/end-users in compliance with applicable regulatory requirements..</w:t>
      </w:r>
    </w:p>
    <w:p w14:paraId="0000003F" w14:textId="77777777" w:rsidR="00B10685" w:rsidRDefault="00B10685">
      <w:pPr>
        <w:pBdr>
          <w:top w:val="nil"/>
          <w:left w:val="nil"/>
          <w:bottom w:val="nil"/>
          <w:right w:val="nil"/>
          <w:between w:val="nil"/>
        </w:pBdr>
        <w:ind w:left="720"/>
        <w:rPr>
          <w:rFonts w:ascii="Open Sans" w:eastAsia="Open Sans" w:hAnsi="Open Sans" w:cs="Open Sans"/>
          <w:b/>
          <w:bCs/>
          <w:color w:val="000000"/>
          <w:sz w:val="22"/>
          <w:szCs w:val="22"/>
        </w:rPr>
      </w:pPr>
    </w:p>
    <w:p w14:paraId="00000040"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50"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b/>
          <w:bCs/>
          <w:color w:val="000000"/>
          <w:sz w:val="22"/>
          <w:szCs w:val="22"/>
        </w:rPr>
        <w:t>“Services”</w:t>
      </w:r>
      <w:r>
        <w:rPr>
          <w:rFonts w:ascii="Open Sans" w:eastAsia="Open Sans" w:hAnsi="Open Sans" w:cs="Open Sans"/>
          <w:color w:val="000000"/>
          <w:sz w:val="22"/>
          <w:szCs w:val="22"/>
        </w:rPr>
        <w:t xml:space="preserve"> means the provision by Maplerad to the Client of payment application programming interfaces (APIs) and related infrastructure to facilitate the issuance and use of virtual cards, bill payments, wallet services, foreign exchange (FX) conversion, and multi-currency wallet services, enabling the Client and its customers to process cross-border payments and collections seamlessly through Maplerad’s payment infrastructure.</w:t>
      </w:r>
    </w:p>
    <w:p w14:paraId="00000041"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42" w14:textId="77777777" w:rsidR="00B10685" w:rsidRDefault="00000000">
      <w:pPr>
        <w:numPr>
          <w:ilvl w:val="3"/>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51" w:author="Lawyer" w:date="2026-05-27T18:26:00Z" w16du:dateUtc="2026-05-27T15:26:00Z">
          <w:pPr>
            <w:numPr>
              <w:ilvl w:val="3"/>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Unless the context otherwise requires;</w:t>
      </w:r>
    </w:p>
    <w:p w14:paraId="00000043"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44" w14:textId="77777777" w:rsidR="00B10685" w:rsidRDefault="00000000">
      <w:pPr>
        <w:numPr>
          <w:ilvl w:val="4"/>
          <w:numId w:val="17"/>
        </w:numPr>
        <w:pBdr>
          <w:top w:val="nil"/>
          <w:left w:val="nil"/>
          <w:bottom w:val="nil"/>
          <w:right w:val="nil"/>
          <w:between w:val="nil"/>
        </w:pBdr>
        <w:jc w:val="both"/>
        <w:rPr>
          <w:rFonts w:ascii="Open Sans" w:eastAsia="Open Sans" w:hAnsi="Open Sans" w:cs="Open Sans"/>
          <w:color w:val="000000"/>
          <w:sz w:val="22"/>
          <w:szCs w:val="22"/>
        </w:rPr>
        <w:pPrChange w:id="52" w:author="Lawyer" w:date="2026-05-27T18:26:00Z" w16du:dateUtc="2026-05-27T15:26:00Z">
          <w:pPr>
            <w:numPr>
              <w:ilvl w:val="4"/>
              <w:numId w:val="41"/>
            </w:numPr>
            <w:pBdr>
              <w:top w:val="nil"/>
              <w:left w:val="nil"/>
              <w:bottom w:val="nil"/>
              <w:right w:val="nil"/>
              <w:between w:val="nil"/>
            </w:pBdr>
            <w:jc w:val="both"/>
          </w:pPr>
        </w:pPrChange>
      </w:pPr>
      <w:r>
        <w:rPr>
          <w:rFonts w:ascii="Open Sans" w:eastAsia="Open Sans" w:hAnsi="Open Sans" w:cs="Open Sans"/>
          <w:color w:val="000000"/>
          <w:sz w:val="22"/>
          <w:szCs w:val="22"/>
        </w:rPr>
        <w:t>Any reference to the plural includes the singular and vice versa.</w:t>
      </w:r>
    </w:p>
    <w:p w14:paraId="00000045" w14:textId="77777777" w:rsidR="00B10685" w:rsidRDefault="00B10685">
      <w:pPr>
        <w:pBdr>
          <w:top w:val="nil"/>
          <w:left w:val="nil"/>
          <w:bottom w:val="nil"/>
          <w:right w:val="nil"/>
          <w:between w:val="nil"/>
        </w:pBdr>
        <w:jc w:val="both"/>
        <w:rPr>
          <w:rFonts w:ascii="Open Sans" w:eastAsia="Open Sans" w:hAnsi="Open Sans" w:cs="Open Sans"/>
          <w:color w:val="000000"/>
          <w:sz w:val="22"/>
          <w:szCs w:val="22"/>
        </w:rPr>
      </w:pPr>
    </w:p>
    <w:p w14:paraId="00000046" w14:textId="77777777" w:rsidR="00B10685" w:rsidRDefault="00000000">
      <w:pPr>
        <w:numPr>
          <w:ilvl w:val="4"/>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53" w:author="Lawyer" w:date="2026-05-27T18:26:00Z" w16du:dateUtc="2026-05-27T15:26:00Z">
          <w:pPr>
            <w:numPr>
              <w:ilvl w:val="4"/>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Any reference to a person includes natural persons, corporate bodies, limited partnerships, firms, and legal persons.</w:t>
      </w:r>
    </w:p>
    <w:p w14:paraId="00000047"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48" w14:textId="77777777" w:rsidR="00B10685" w:rsidRDefault="00000000">
      <w:pPr>
        <w:numPr>
          <w:ilvl w:val="4"/>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54" w:author="Lawyer" w:date="2026-05-27T18:26:00Z" w16du:dateUtc="2026-05-27T15:26:00Z">
          <w:pPr>
            <w:numPr>
              <w:ilvl w:val="4"/>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Any reference to any document, including this Agreement, shall include any permitted variation, amendment, supplement, substitution or assignment of such document.</w:t>
      </w:r>
    </w:p>
    <w:p w14:paraId="00000049"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4A" w14:textId="77777777" w:rsidR="00B10685" w:rsidRDefault="00000000">
      <w:pPr>
        <w:numPr>
          <w:ilvl w:val="4"/>
          <w:numId w:val="17"/>
        </w:numPr>
        <w:pBdr>
          <w:top w:val="nil"/>
          <w:left w:val="nil"/>
          <w:bottom w:val="nil"/>
          <w:right w:val="nil"/>
          <w:between w:val="nil"/>
        </w:pBdr>
        <w:ind w:left="709" w:hanging="709"/>
        <w:jc w:val="both"/>
        <w:rPr>
          <w:rFonts w:ascii="Open Sans" w:eastAsia="Open Sans" w:hAnsi="Open Sans" w:cs="Open Sans"/>
          <w:color w:val="000000"/>
          <w:sz w:val="22"/>
          <w:szCs w:val="22"/>
        </w:rPr>
        <w:pPrChange w:id="55" w:author="Lawyer" w:date="2026-05-27T18:26:00Z" w16du:dateUtc="2026-05-27T15:26:00Z">
          <w:pPr>
            <w:numPr>
              <w:ilvl w:val="4"/>
              <w:numId w:val="41"/>
            </w:numPr>
            <w:pBdr>
              <w:top w:val="nil"/>
              <w:left w:val="nil"/>
              <w:bottom w:val="nil"/>
              <w:right w:val="nil"/>
              <w:between w:val="nil"/>
            </w:pBdr>
            <w:ind w:left="709" w:hanging="709"/>
            <w:jc w:val="both"/>
          </w:pPr>
        </w:pPrChange>
      </w:pPr>
      <w:r>
        <w:rPr>
          <w:rFonts w:ascii="Open Sans" w:eastAsia="Open Sans" w:hAnsi="Open Sans" w:cs="Open Sans"/>
          <w:color w:val="000000"/>
          <w:sz w:val="22"/>
          <w:szCs w:val="22"/>
        </w:rPr>
        <w:t>The schedules form an integral part of this Agreement.</w:t>
      </w:r>
    </w:p>
    <w:p w14:paraId="0000004B" w14:textId="77777777" w:rsidR="00B10685" w:rsidRDefault="00B10685">
      <w:pPr>
        <w:pBdr>
          <w:top w:val="nil"/>
          <w:left w:val="nil"/>
          <w:bottom w:val="nil"/>
          <w:right w:val="nil"/>
          <w:between w:val="nil"/>
        </w:pBdr>
        <w:ind w:left="720"/>
        <w:rPr>
          <w:rFonts w:ascii="Open Sans" w:eastAsia="Open Sans" w:hAnsi="Open Sans" w:cs="Open Sans"/>
          <w:color w:val="000000"/>
          <w:sz w:val="22"/>
          <w:szCs w:val="22"/>
        </w:rPr>
      </w:pPr>
    </w:p>
    <w:p w14:paraId="0000004C" w14:textId="77777777" w:rsidR="00B10685" w:rsidRDefault="00000000">
      <w:pPr>
        <w:numPr>
          <w:ilvl w:val="4"/>
          <w:numId w:val="17"/>
        </w:numPr>
        <w:pBdr>
          <w:top w:val="nil"/>
          <w:left w:val="nil"/>
          <w:bottom w:val="nil"/>
          <w:right w:val="nil"/>
          <w:between w:val="nil"/>
        </w:pBdr>
        <w:spacing w:after="240"/>
        <w:ind w:left="709" w:hanging="709"/>
        <w:jc w:val="both"/>
        <w:rPr>
          <w:rFonts w:ascii="Open Sans" w:eastAsia="Open Sans" w:hAnsi="Open Sans" w:cs="Open Sans"/>
          <w:color w:val="000000"/>
          <w:sz w:val="22"/>
          <w:szCs w:val="22"/>
        </w:rPr>
        <w:pPrChange w:id="56" w:author="Lawyer" w:date="2026-05-27T18:26:00Z" w16du:dateUtc="2026-05-27T15:26:00Z">
          <w:pPr>
            <w:numPr>
              <w:ilvl w:val="4"/>
              <w:numId w:val="41"/>
            </w:numPr>
            <w:pBdr>
              <w:top w:val="nil"/>
              <w:left w:val="nil"/>
              <w:bottom w:val="nil"/>
              <w:right w:val="nil"/>
              <w:between w:val="nil"/>
            </w:pBdr>
            <w:spacing w:after="240"/>
            <w:ind w:left="709" w:hanging="709"/>
            <w:jc w:val="both"/>
          </w:pPr>
        </w:pPrChange>
      </w:pPr>
      <w:r>
        <w:rPr>
          <w:rFonts w:ascii="Open Sans" w:eastAsia="Open Sans" w:hAnsi="Open Sans" w:cs="Open Sans"/>
          <w:color w:val="000000"/>
          <w:sz w:val="22"/>
          <w:szCs w:val="22"/>
        </w:rPr>
        <w:lastRenderedPageBreak/>
        <w:t>The headings in this Agreement are inserted for ease of reference only and shall not affect the construction or interpretation of this Agreement.</w:t>
      </w:r>
    </w:p>
    <w:p w14:paraId="0000004D" w14:textId="77777777" w:rsidR="00B10685" w:rsidRDefault="00000000">
      <w:pPr>
        <w:numPr>
          <w:ilvl w:val="0"/>
          <w:numId w:val="17"/>
        </w:numPr>
        <w:pBdr>
          <w:top w:val="nil"/>
          <w:left w:val="nil"/>
          <w:bottom w:val="nil"/>
          <w:right w:val="nil"/>
          <w:between w:val="nil"/>
        </w:pBdr>
        <w:spacing w:after="240"/>
        <w:jc w:val="both"/>
        <w:rPr>
          <w:rFonts w:ascii="Open Sans" w:eastAsia="Open Sans" w:hAnsi="Open Sans" w:cs="Open Sans"/>
          <w:sz w:val="22"/>
          <w:szCs w:val="22"/>
        </w:rPr>
        <w:pPrChange w:id="57" w:author="Lawyer" w:date="2026-05-27T18:26:00Z" w16du:dateUtc="2026-05-27T15:26:00Z">
          <w:pPr>
            <w:numPr>
              <w:numId w:val="41"/>
            </w:numPr>
            <w:pBdr>
              <w:top w:val="nil"/>
              <w:left w:val="nil"/>
              <w:bottom w:val="nil"/>
              <w:right w:val="nil"/>
              <w:between w:val="nil"/>
            </w:pBdr>
            <w:spacing w:after="240"/>
            <w:jc w:val="both"/>
          </w:pPr>
        </w:pPrChange>
      </w:pPr>
      <w:r>
        <w:rPr>
          <w:rFonts w:ascii="Open Sans" w:eastAsia="Open Sans" w:hAnsi="Open Sans" w:cs="Open Sans"/>
          <w:b/>
          <w:bCs/>
          <w:color w:val="000000"/>
          <w:sz w:val="22"/>
          <w:szCs w:val="22"/>
        </w:rPr>
        <w:t>MUTUAL AUTHORIZATION</w:t>
      </w:r>
    </w:p>
    <w:p w14:paraId="0000004E" w14:textId="77777777" w:rsidR="00B10685" w:rsidRDefault="00000000">
      <w:pPr>
        <w:pBdr>
          <w:top w:val="nil"/>
          <w:left w:val="nil"/>
          <w:bottom w:val="nil"/>
          <w:right w:val="nil"/>
          <w:between w:val="nil"/>
        </w:pBdr>
        <w:spacing w:after="240"/>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Each Party hereby authorizes the other Party to undertake its obligations in furtherance of the implementation of the Service, subject to the terms and conditions of this Agreement. </w:t>
      </w:r>
    </w:p>
    <w:p w14:paraId="0000004F" w14:textId="77777777" w:rsidR="00B10685" w:rsidRDefault="00000000">
      <w:pPr>
        <w:numPr>
          <w:ilvl w:val="0"/>
          <w:numId w:val="23"/>
        </w:numPr>
        <w:pBdr>
          <w:top w:val="nil"/>
          <w:left w:val="nil"/>
          <w:bottom w:val="nil"/>
          <w:right w:val="nil"/>
          <w:between w:val="nil"/>
        </w:pBdr>
        <w:jc w:val="both"/>
        <w:rPr>
          <w:rFonts w:ascii="Open Sans" w:eastAsia="Open Sans" w:hAnsi="Open Sans" w:cs="Open Sans"/>
          <w:color w:val="000000"/>
          <w:sz w:val="22"/>
          <w:szCs w:val="22"/>
        </w:rPr>
        <w:pPrChange w:id="58" w:author="Lawyer" w:date="2026-05-27T18:26:00Z" w16du:dateUtc="2026-05-27T15:26:00Z">
          <w:pPr>
            <w:numPr>
              <w:numId w:val="47"/>
            </w:numPr>
            <w:pBdr>
              <w:top w:val="nil"/>
              <w:left w:val="nil"/>
              <w:bottom w:val="nil"/>
              <w:right w:val="nil"/>
              <w:between w:val="nil"/>
            </w:pBdr>
            <w:ind w:left="540" w:hanging="540"/>
            <w:jc w:val="both"/>
          </w:pPr>
        </w:pPrChange>
      </w:pPr>
      <w:r>
        <w:rPr>
          <w:rFonts w:ascii="Open Sans" w:eastAsia="Open Sans" w:hAnsi="Open Sans" w:cs="Open Sans"/>
          <w:b/>
          <w:bCs/>
          <w:color w:val="000000"/>
          <w:sz w:val="22"/>
          <w:szCs w:val="22"/>
        </w:rPr>
        <w:t>RELATIONSHIP OF THE PARTIES</w:t>
      </w:r>
    </w:p>
    <w:p w14:paraId="00000050"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51"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The terms of this Agreement create an independent contractor status and it is understood that the Parties have no authority to bind each other in any matters of any nature or kind whatsoever, save as provided under this Agreement or subject to the agreement of the Parties in writing.</w:t>
      </w:r>
    </w:p>
    <w:p w14:paraId="00000052" w14:textId="77777777" w:rsidR="00B10685" w:rsidRDefault="00B10685">
      <w:pPr>
        <w:pBdr>
          <w:top w:val="nil"/>
          <w:left w:val="nil"/>
          <w:bottom w:val="nil"/>
          <w:right w:val="nil"/>
          <w:between w:val="nil"/>
        </w:pBdr>
        <w:jc w:val="both"/>
        <w:rPr>
          <w:rFonts w:ascii="Open Sans" w:eastAsia="Open Sans" w:hAnsi="Open Sans" w:cs="Open Sans"/>
          <w:color w:val="000000"/>
          <w:sz w:val="22"/>
          <w:szCs w:val="22"/>
        </w:rPr>
      </w:pPr>
    </w:p>
    <w:p w14:paraId="00000053" w14:textId="77777777" w:rsidR="00B10685" w:rsidRDefault="00B10685">
      <w:pPr>
        <w:pBdr>
          <w:top w:val="nil"/>
          <w:left w:val="nil"/>
          <w:bottom w:val="nil"/>
          <w:right w:val="nil"/>
          <w:between w:val="nil"/>
        </w:pBdr>
        <w:jc w:val="both"/>
        <w:rPr>
          <w:rFonts w:ascii="Open Sans" w:eastAsia="Open Sans" w:hAnsi="Open Sans" w:cs="Open Sans"/>
          <w:color w:val="000000"/>
          <w:sz w:val="10"/>
          <w:szCs w:val="10"/>
        </w:rPr>
      </w:pPr>
    </w:p>
    <w:p w14:paraId="00000054" w14:textId="77777777" w:rsidR="00B10685" w:rsidRDefault="00000000">
      <w:pPr>
        <w:numPr>
          <w:ilvl w:val="0"/>
          <w:numId w:val="6"/>
        </w:numPr>
        <w:pBdr>
          <w:top w:val="nil"/>
          <w:left w:val="nil"/>
          <w:bottom w:val="nil"/>
          <w:right w:val="nil"/>
          <w:between w:val="nil"/>
        </w:pBdr>
        <w:jc w:val="both"/>
        <w:rPr>
          <w:rFonts w:ascii="Open Sans" w:eastAsia="Open Sans" w:hAnsi="Open Sans" w:cs="Open Sans"/>
          <w:sz w:val="22"/>
          <w:szCs w:val="22"/>
        </w:rPr>
        <w:pPrChange w:id="59" w:author="Lawyer" w:date="2026-05-27T18:26:00Z" w16du:dateUtc="2026-05-27T15:26:00Z">
          <w:pPr>
            <w:numPr>
              <w:numId w:val="30"/>
            </w:numPr>
            <w:pBdr>
              <w:top w:val="nil"/>
              <w:left w:val="nil"/>
              <w:bottom w:val="nil"/>
              <w:right w:val="nil"/>
              <w:between w:val="nil"/>
            </w:pBdr>
            <w:jc w:val="both"/>
          </w:pPr>
        </w:pPrChange>
      </w:pPr>
      <w:r>
        <w:rPr>
          <w:rFonts w:ascii="Open Sans" w:eastAsia="Open Sans" w:hAnsi="Open Sans" w:cs="Open Sans"/>
          <w:b/>
          <w:bCs/>
          <w:color w:val="000000"/>
          <w:sz w:val="22"/>
          <w:szCs w:val="22"/>
        </w:rPr>
        <w:t>SCOPE OF THIS AGREEMENT</w:t>
      </w:r>
    </w:p>
    <w:p w14:paraId="00000055"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56"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The scope of this Agreement as contemplated by Parties is to set out the framework to govern the relationship of both Parties with respect to MAPLERAD providing payment Services to THE CLIENT.</w:t>
      </w:r>
    </w:p>
    <w:p w14:paraId="00000057" w14:textId="77777777" w:rsidR="00B10685" w:rsidRDefault="00B10685">
      <w:pPr>
        <w:pBdr>
          <w:top w:val="nil"/>
          <w:left w:val="nil"/>
          <w:bottom w:val="nil"/>
          <w:right w:val="nil"/>
          <w:between w:val="nil"/>
        </w:pBdr>
        <w:jc w:val="both"/>
        <w:rPr>
          <w:rFonts w:ascii="Open Sans" w:eastAsia="Open Sans" w:hAnsi="Open Sans" w:cs="Open Sans"/>
          <w:color w:val="000000"/>
          <w:sz w:val="22"/>
          <w:szCs w:val="22"/>
        </w:rPr>
      </w:pPr>
    </w:p>
    <w:p w14:paraId="00000058" w14:textId="77777777" w:rsidR="00B10685" w:rsidRDefault="00B10685">
      <w:pPr>
        <w:pBdr>
          <w:top w:val="nil"/>
          <w:left w:val="nil"/>
          <w:bottom w:val="nil"/>
          <w:right w:val="nil"/>
          <w:between w:val="nil"/>
        </w:pBdr>
        <w:ind w:left="1080"/>
        <w:jc w:val="both"/>
        <w:rPr>
          <w:rFonts w:ascii="Open Sans" w:eastAsia="Open Sans" w:hAnsi="Open Sans" w:cs="Open Sans"/>
          <w:color w:val="000000"/>
          <w:sz w:val="8"/>
          <w:szCs w:val="8"/>
        </w:rPr>
      </w:pPr>
    </w:p>
    <w:p w14:paraId="00000059" w14:textId="77777777" w:rsidR="00B10685" w:rsidRDefault="00000000">
      <w:pPr>
        <w:numPr>
          <w:ilvl w:val="0"/>
          <w:numId w:val="6"/>
        </w:numPr>
        <w:pBdr>
          <w:top w:val="nil"/>
          <w:left w:val="nil"/>
          <w:bottom w:val="nil"/>
          <w:right w:val="nil"/>
          <w:between w:val="nil"/>
        </w:pBdr>
        <w:jc w:val="both"/>
        <w:rPr>
          <w:rFonts w:ascii="Open Sans" w:eastAsia="Open Sans" w:hAnsi="Open Sans" w:cs="Open Sans"/>
          <w:sz w:val="22"/>
          <w:szCs w:val="22"/>
        </w:rPr>
        <w:pPrChange w:id="60" w:author="Lawyer" w:date="2026-05-27T18:26:00Z" w16du:dateUtc="2026-05-27T15:26:00Z">
          <w:pPr>
            <w:numPr>
              <w:numId w:val="30"/>
            </w:numPr>
            <w:pBdr>
              <w:top w:val="nil"/>
              <w:left w:val="nil"/>
              <w:bottom w:val="nil"/>
              <w:right w:val="nil"/>
              <w:between w:val="nil"/>
            </w:pBdr>
            <w:jc w:val="both"/>
          </w:pPr>
        </w:pPrChange>
      </w:pPr>
      <w:r>
        <w:rPr>
          <w:rFonts w:ascii="Open Sans" w:eastAsia="Open Sans" w:hAnsi="Open Sans" w:cs="Open Sans"/>
          <w:b/>
          <w:bCs/>
          <w:color w:val="000000"/>
          <w:sz w:val="22"/>
          <w:szCs w:val="22"/>
        </w:rPr>
        <w:t>COMMENCEMENT AND DURATION</w:t>
      </w:r>
    </w:p>
    <w:p w14:paraId="0000005A"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05B"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This Agreement shall commence from the Effective Date and shall be in force from the Go-Live date unless terminated earlier in accordance with the terms of this Agreement.</w:t>
      </w:r>
    </w:p>
    <w:p w14:paraId="0000005C" w14:textId="77777777" w:rsidR="00B10685" w:rsidRDefault="00B10685">
      <w:pPr>
        <w:pBdr>
          <w:top w:val="nil"/>
          <w:left w:val="nil"/>
          <w:bottom w:val="nil"/>
          <w:right w:val="nil"/>
          <w:between w:val="nil"/>
        </w:pBdr>
        <w:jc w:val="both"/>
        <w:rPr>
          <w:rFonts w:ascii="Open Sans" w:eastAsia="Open Sans" w:hAnsi="Open Sans" w:cs="Open Sans"/>
          <w:b/>
          <w:bCs/>
          <w:color w:val="000000"/>
          <w:sz w:val="30"/>
          <w:szCs w:val="30"/>
        </w:rPr>
      </w:pPr>
    </w:p>
    <w:p w14:paraId="0000005D" w14:textId="77777777" w:rsidR="00B10685" w:rsidRDefault="00000000">
      <w:pPr>
        <w:numPr>
          <w:ilvl w:val="0"/>
          <w:numId w:val="6"/>
        </w:numPr>
        <w:pBdr>
          <w:top w:val="nil"/>
          <w:left w:val="nil"/>
          <w:bottom w:val="nil"/>
          <w:right w:val="nil"/>
          <w:between w:val="nil"/>
        </w:pBdr>
        <w:jc w:val="both"/>
        <w:rPr>
          <w:rFonts w:ascii="Open Sans" w:eastAsia="Open Sans" w:hAnsi="Open Sans" w:cs="Open Sans"/>
          <w:sz w:val="22"/>
          <w:szCs w:val="22"/>
        </w:rPr>
        <w:pPrChange w:id="61" w:author="Lawyer" w:date="2026-05-27T18:26:00Z" w16du:dateUtc="2026-05-27T15:26:00Z">
          <w:pPr>
            <w:numPr>
              <w:numId w:val="30"/>
            </w:numPr>
            <w:pBdr>
              <w:top w:val="nil"/>
              <w:left w:val="nil"/>
              <w:bottom w:val="nil"/>
              <w:right w:val="nil"/>
              <w:between w:val="nil"/>
            </w:pBdr>
            <w:jc w:val="both"/>
          </w:pPr>
        </w:pPrChange>
      </w:pPr>
      <w:r>
        <w:rPr>
          <w:rFonts w:ascii="Open Sans" w:eastAsia="Open Sans" w:hAnsi="Open Sans" w:cs="Open Sans"/>
          <w:b/>
          <w:bCs/>
          <w:color w:val="000000"/>
          <w:sz w:val="22"/>
          <w:szCs w:val="22"/>
        </w:rPr>
        <w:t>OBLIGATIONS OF MAPLERAD</w:t>
      </w:r>
    </w:p>
    <w:p w14:paraId="0000005E"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5F"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MAPLERAD agrees to undertake the following obligations under this Agreement:</w:t>
      </w:r>
    </w:p>
    <w:p w14:paraId="00000060" w14:textId="77777777" w:rsidR="00B10685" w:rsidRDefault="00B10685">
      <w:pPr>
        <w:pBdr>
          <w:top w:val="nil"/>
          <w:left w:val="nil"/>
          <w:bottom w:val="nil"/>
          <w:right w:val="nil"/>
          <w:between w:val="nil"/>
        </w:pBdr>
        <w:jc w:val="both"/>
        <w:rPr>
          <w:rFonts w:ascii="Open Sans" w:eastAsia="Open Sans" w:hAnsi="Open Sans" w:cs="Open Sans"/>
          <w:b/>
          <w:bCs/>
          <w:color w:val="000000"/>
          <w:sz w:val="22"/>
          <w:szCs w:val="22"/>
        </w:rPr>
      </w:pPr>
    </w:p>
    <w:p w14:paraId="00000061" w14:textId="77777777"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62"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color w:val="000000"/>
          <w:sz w:val="22"/>
          <w:szCs w:val="22"/>
        </w:rPr>
        <w:t>provide the CLIENT with APIs for the Service, to facilitate technology integration with the CLIENT’s Technology System.</w:t>
      </w:r>
    </w:p>
    <w:p w14:paraId="00000062" w14:textId="77777777" w:rsidR="00B10685" w:rsidRDefault="00000000">
      <w:pPr>
        <w:numPr>
          <w:ilvl w:val="1"/>
          <w:numId w:val="8"/>
        </w:numPr>
        <w:pBdr>
          <w:top w:val="nil"/>
          <w:left w:val="nil"/>
          <w:bottom w:val="nil"/>
          <w:right w:val="nil"/>
          <w:between w:val="nil"/>
        </w:pBdr>
        <w:spacing w:after="160"/>
        <w:jc w:val="both"/>
        <w:rPr>
          <w:rFonts w:ascii="Open Sans" w:eastAsia="Open Sans" w:hAnsi="Open Sans" w:cs="Open Sans"/>
          <w:color w:val="000000"/>
          <w:sz w:val="22"/>
          <w:szCs w:val="22"/>
        </w:rPr>
        <w:pPrChange w:id="63" w:author="Lawyer" w:date="2026-05-27T18:26:00Z" w16du:dateUtc="2026-05-27T15:26:00Z">
          <w:pPr>
            <w:numPr>
              <w:ilvl w:val="1"/>
              <w:numId w:val="32"/>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appoint a representative to collaborate with THE CLIENT for the implementation of the Service.</w:t>
      </w:r>
    </w:p>
    <w:p w14:paraId="00000063" w14:textId="77777777" w:rsidR="00B10685" w:rsidRDefault="00000000">
      <w:pPr>
        <w:numPr>
          <w:ilvl w:val="1"/>
          <w:numId w:val="8"/>
        </w:numPr>
        <w:pBdr>
          <w:top w:val="nil"/>
          <w:left w:val="nil"/>
          <w:bottom w:val="nil"/>
          <w:right w:val="nil"/>
          <w:between w:val="nil"/>
        </w:pBdr>
        <w:spacing w:after="160"/>
        <w:jc w:val="both"/>
        <w:rPr>
          <w:rFonts w:ascii="Open Sans" w:eastAsia="Open Sans" w:hAnsi="Open Sans" w:cs="Open Sans"/>
          <w:color w:val="000000"/>
          <w:sz w:val="22"/>
          <w:szCs w:val="22"/>
        </w:rPr>
        <w:pPrChange w:id="64" w:author="Lawyer" w:date="2026-05-27T18:26:00Z" w16du:dateUtc="2026-05-27T15:26:00Z">
          <w:pPr>
            <w:numPr>
              <w:ilvl w:val="1"/>
              <w:numId w:val="32"/>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maintain all licenses and approvals to facilitate the provision of the Service.</w:t>
      </w:r>
    </w:p>
    <w:p w14:paraId="00000064" w14:textId="4A515FDE" w:rsidR="00B10685" w:rsidRDefault="00000000">
      <w:pPr>
        <w:numPr>
          <w:ilvl w:val="1"/>
          <w:numId w:val="8"/>
        </w:numPr>
        <w:pBdr>
          <w:top w:val="nil"/>
          <w:left w:val="nil"/>
          <w:bottom w:val="nil"/>
          <w:right w:val="nil"/>
          <w:between w:val="nil"/>
        </w:pBdr>
        <w:spacing w:after="160"/>
        <w:jc w:val="both"/>
        <w:rPr>
          <w:rFonts w:ascii="Open Sans" w:eastAsia="Open Sans" w:hAnsi="Open Sans" w:cs="Open Sans"/>
          <w:color w:val="000000"/>
          <w:sz w:val="22"/>
          <w:szCs w:val="22"/>
        </w:rPr>
        <w:pPrChange w:id="65" w:author="Lawyer" w:date="2026-05-27T18:26:00Z" w16du:dateUtc="2026-05-27T15:26:00Z">
          <w:pPr>
            <w:numPr>
              <w:ilvl w:val="1"/>
              <w:numId w:val="32"/>
            </w:numPr>
            <w:pBdr>
              <w:top w:val="nil"/>
              <w:left w:val="nil"/>
              <w:bottom w:val="nil"/>
              <w:right w:val="nil"/>
              <w:between w:val="nil"/>
            </w:pBdr>
            <w:spacing w:after="160"/>
            <w:ind w:left="1800" w:hanging="720"/>
            <w:jc w:val="both"/>
          </w:pPr>
        </w:pPrChange>
      </w:pPr>
      <w:r>
        <w:rPr>
          <w:rFonts w:ascii="Open Sans" w:eastAsia="Open Sans" w:hAnsi="Open Sans" w:cs="Open Sans"/>
          <w:sz w:val="22"/>
          <w:szCs w:val="22"/>
        </w:rPr>
        <w:t xml:space="preserve">MAPLERAD reserves the right to suspend or disable the CLIENT’s access to any of the Payment Services where MAPLERAD reasonably suspects, or where it is established, that the Services or any part thereof are being used for illegal or unlawful activities. Except where prohibited by applicable law </w:t>
      </w:r>
      <w:r>
        <w:rPr>
          <w:rFonts w:ascii="Open Sans" w:eastAsia="Open Sans" w:hAnsi="Open Sans" w:cs="Open Sans"/>
          <w:sz w:val="22"/>
          <w:szCs w:val="22"/>
        </w:rPr>
        <w:lastRenderedPageBreak/>
        <w:t xml:space="preserve">or a regulatory directive, MAPLERAD shall provide the CLIENT with notice of such breach, and the CLIENT shall be afforded an opportunity to remedy the breach within a reasonable period. Where the CLIENT fails to remedy the breach within the specified period, or where notice cannot be given due to a regulatory or legal restriction, MAPLERAD may immediately suspend or terminate the Services. The CLIENT shall not be entitled to any interest, compensation, or damages arising from any suspension, delay, or termination </w:t>
      </w:r>
      <w:r>
        <w:rPr>
          <w:rFonts w:ascii="Open Sans" w:hAnsi="Open Sans"/>
          <w:color w:val="000000"/>
          <w:sz w:val="22"/>
          <w:rPrChange w:id="66" w:author="Lawyer" w:date="2026-05-27T18:26:00Z" w16du:dateUtc="2026-05-27T15:26:00Z">
            <w:rPr>
              <w:rFonts w:ascii="Open Sans" w:hAnsi="Open Sans"/>
              <w:sz w:val="22"/>
            </w:rPr>
          </w:rPrChange>
        </w:rPr>
        <w:t xml:space="preserve">effected </w:t>
      </w:r>
      <w:del w:id="67" w:author="Lawyer" w:date="2026-05-27T18:26:00Z" w16du:dateUtc="2026-05-27T15:26:00Z">
        <w:r>
          <w:rPr>
            <w:rFonts w:ascii="Open Sans" w:eastAsia="Open Sans" w:hAnsi="Open Sans" w:cs="Open Sans"/>
            <w:sz w:val="22"/>
            <w:szCs w:val="22"/>
          </w:rPr>
          <w:delText>under</w:delText>
        </w:r>
      </w:del>
      <w:ins w:id="68" w:author="Lawyer" w:date="2026-05-27T18:26:00Z" w16du:dateUtc="2026-05-27T15:26:00Z">
        <w:r>
          <w:rPr>
            <w:rFonts w:ascii="Open Sans" w:eastAsia="Open Sans" w:hAnsi="Open Sans" w:cs="Open Sans"/>
            <w:color w:val="000000"/>
            <w:sz w:val="22"/>
            <w:szCs w:val="22"/>
          </w:rPr>
          <w:t>in accordance with</w:t>
        </w:r>
      </w:ins>
      <w:r>
        <w:rPr>
          <w:rFonts w:ascii="Open Sans" w:hAnsi="Open Sans"/>
          <w:color w:val="000000"/>
          <w:sz w:val="22"/>
          <w:rPrChange w:id="69" w:author="Lawyer" w:date="2026-05-27T18:26:00Z" w16du:dateUtc="2026-05-27T15:26:00Z">
            <w:rPr>
              <w:rFonts w:ascii="Open Sans" w:hAnsi="Open Sans"/>
              <w:sz w:val="22"/>
            </w:rPr>
          </w:rPrChange>
        </w:rPr>
        <w:t xml:space="preserve"> this clause</w:t>
      </w:r>
      <w:ins w:id="70" w:author="Lawyer" w:date="2026-05-27T18:26:00Z" w16du:dateUtc="2026-05-27T15:26:00Z">
        <w:r>
          <w:rPr>
            <w:rFonts w:ascii="Open Sans" w:eastAsia="Open Sans" w:hAnsi="Open Sans" w:cs="Open Sans"/>
            <w:color w:val="000000"/>
            <w:sz w:val="22"/>
            <w:szCs w:val="22"/>
          </w:rPr>
          <w:t>; provided, however, that where it is subsequently established that the suspension or termination was effected without reasonable grounds, MAPLERAD shall compensate the CLIENT for direct losses demonstrably caused by such wrongful suspension or termination</w:t>
        </w:r>
      </w:ins>
      <w:r>
        <w:t>.</w:t>
      </w:r>
    </w:p>
    <w:p w14:paraId="00000065" w14:textId="2ED7B652" w:rsidR="00B10685" w:rsidRDefault="00000000">
      <w:pPr>
        <w:numPr>
          <w:ilvl w:val="1"/>
          <w:numId w:val="8"/>
        </w:numPr>
        <w:pBdr>
          <w:top w:val="nil"/>
          <w:left w:val="nil"/>
          <w:bottom w:val="nil"/>
          <w:right w:val="nil"/>
          <w:between w:val="nil"/>
        </w:pBdr>
        <w:spacing w:after="160"/>
        <w:jc w:val="both"/>
        <w:rPr>
          <w:rFonts w:ascii="Open Sans" w:eastAsia="Open Sans" w:hAnsi="Open Sans" w:cs="Open Sans"/>
          <w:color w:val="000000"/>
          <w:sz w:val="22"/>
          <w:szCs w:val="22"/>
        </w:rPr>
        <w:pPrChange w:id="71" w:author="Lawyer" w:date="2026-05-27T18:26:00Z" w16du:dateUtc="2026-05-27T15:26:00Z">
          <w:pPr>
            <w:numPr>
              <w:ilvl w:val="1"/>
              <w:numId w:val="32"/>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communicate to the CLIENT</w:t>
      </w:r>
      <w:del w:id="72" w:author="Lawyer" w:date="2026-05-27T18:26:00Z" w16du:dateUtc="2026-05-27T15:26:00Z">
        <w:r>
          <w:rPr>
            <w:rFonts w:ascii="Open Sans" w:eastAsia="Open Sans" w:hAnsi="Open Sans" w:cs="Open Sans"/>
            <w:color w:val="000000"/>
            <w:sz w:val="22"/>
            <w:szCs w:val="22"/>
          </w:rPr>
          <w:delText>,</w:delText>
        </w:r>
      </w:del>
      <w:r>
        <w:rPr>
          <w:rFonts w:ascii="Open Sans" w:eastAsia="Open Sans" w:hAnsi="Open Sans" w:cs="Open Sans"/>
          <w:color w:val="000000"/>
          <w:sz w:val="22"/>
          <w:szCs w:val="22"/>
        </w:rPr>
        <w:t xml:space="preserve"> at least </w:t>
      </w:r>
      <w:ins w:id="73" w:author="Lawyer" w:date="2026-05-27T18:26:00Z" w16du:dateUtc="2026-05-27T15:26:00Z">
        <w:r>
          <w:rPr>
            <w:rFonts w:ascii="Open Sans" w:eastAsia="Open Sans" w:hAnsi="Open Sans" w:cs="Open Sans"/>
            <w:color w:val="000000"/>
            <w:sz w:val="22"/>
            <w:szCs w:val="22"/>
          </w:rPr>
          <w:t xml:space="preserve">five (5) Business Days’ prior written notice of any planned maintenance, and at least </w:t>
        </w:r>
      </w:ins>
      <w:r>
        <w:rPr>
          <w:rFonts w:ascii="Open Sans" w:eastAsia="Open Sans" w:hAnsi="Open Sans" w:cs="Open Sans"/>
          <w:color w:val="000000"/>
          <w:sz w:val="22"/>
          <w:szCs w:val="22"/>
        </w:rPr>
        <w:t xml:space="preserve">48 hours’ notice of any </w:t>
      </w:r>
      <w:del w:id="74" w:author="Lawyer" w:date="2026-05-27T18:26:00Z" w16du:dateUtc="2026-05-27T15:26:00Z">
        <w:r>
          <w:rPr>
            <w:rFonts w:ascii="Open Sans" w:eastAsia="Open Sans" w:hAnsi="Open Sans" w:cs="Open Sans"/>
            <w:color w:val="000000"/>
            <w:sz w:val="22"/>
            <w:szCs w:val="22"/>
          </w:rPr>
          <w:delText xml:space="preserve">planned and </w:delText>
        </w:r>
      </w:del>
      <w:r>
        <w:rPr>
          <w:rFonts w:ascii="Open Sans" w:eastAsia="Open Sans" w:hAnsi="Open Sans" w:cs="Open Sans"/>
          <w:color w:val="000000"/>
          <w:sz w:val="22"/>
          <w:szCs w:val="22"/>
        </w:rPr>
        <w:t>unscheduled</w:t>
      </w:r>
      <w:ins w:id="75" w:author="Lawyer" w:date="2026-05-27T18:26:00Z" w16du:dateUtc="2026-05-27T15:26:00Z">
        <w:r>
          <w:rPr>
            <w:rFonts w:ascii="Open Sans" w:eastAsia="Open Sans" w:hAnsi="Open Sans" w:cs="Open Sans"/>
            <w:color w:val="000000"/>
            <w:sz w:val="22"/>
            <w:szCs w:val="22"/>
          </w:rPr>
          <w:t xml:space="preserve"> or emergency</w:t>
        </w:r>
      </w:ins>
      <w:r>
        <w:rPr>
          <w:rFonts w:ascii="Open Sans" w:eastAsia="Open Sans" w:hAnsi="Open Sans" w:cs="Open Sans"/>
          <w:color w:val="000000"/>
          <w:sz w:val="22"/>
          <w:szCs w:val="22"/>
        </w:rPr>
        <w:t xml:space="preserve"> maintenance of any of the Services by the service providers.</w:t>
      </w:r>
    </w:p>
    <w:p w14:paraId="00000066" w14:textId="77777777"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highlight w:val="white"/>
        </w:rPr>
        <w:pPrChange w:id="76"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color w:val="000000"/>
          <w:sz w:val="22"/>
          <w:szCs w:val="22"/>
          <w:highlight w:val="white"/>
        </w:rPr>
        <w:t>to periodically communicate changes to the terms and conditions for any Service(s) by Maplerad’s service providers to the CLIENT, for prompt compliance.</w:t>
      </w:r>
      <w:r>
        <w:rPr>
          <w:color w:val="000000"/>
          <w:sz w:val="22"/>
          <w:szCs w:val="22"/>
        </w:rPr>
        <w:t xml:space="preserve"> </w:t>
      </w:r>
    </w:p>
    <w:p w14:paraId="00000067" w14:textId="247A2622"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highlight w:val="white"/>
        </w:rPr>
        <w:pPrChange w:id="77"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color w:val="000000"/>
          <w:sz w:val="22"/>
          <w:szCs w:val="22"/>
          <w:highlight w:val="white"/>
        </w:rPr>
        <w:t xml:space="preserve">shall withhold any refunds, chargebacks, fines, and any other amounts necessary to cover </w:t>
      </w:r>
      <w:del w:id="78" w:author="Lawyer" w:date="2026-05-27T18:26:00Z" w16du:dateUtc="2026-05-27T15:26:00Z">
        <w:r>
          <w:rPr>
            <w:rFonts w:ascii="Open Sans" w:eastAsia="Open Sans" w:hAnsi="Open Sans" w:cs="Open Sans"/>
            <w:color w:val="000000"/>
            <w:sz w:val="22"/>
            <w:szCs w:val="22"/>
            <w:highlight w:val="white"/>
          </w:rPr>
          <w:delText xml:space="preserve">potential or </w:delText>
        </w:r>
      </w:del>
      <w:r>
        <w:rPr>
          <w:rFonts w:ascii="Open Sans" w:hAnsi="Open Sans"/>
          <w:color w:val="000000"/>
          <w:sz w:val="22"/>
          <w:rPrChange w:id="79" w:author="Lawyer" w:date="2026-05-27T18:26:00Z" w16du:dateUtc="2026-05-27T15:26:00Z">
            <w:rPr>
              <w:rFonts w:ascii="Open Sans" w:hAnsi="Open Sans"/>
              <w:color w:val="000000"/>
              <w:sz w:val="22"/>
              <w:highlight w:val="white"/>
            </w:rPr>
          </w:rPrChange>
        </w:rPr>
        <w:t xml:space="preserve">established </w:t>
      </w:r>
      <w:ins w:id="80" w:author="Lawyer" w:date="2026-05-27T18:26:00Z" w16du:dateUtc="2026-05-27T15:26:00Z">
        <w:r>
          <w:rPr>
            <w:rFonts w:ascii="Open Sans" w:eastAsia="Open Sans" w:hAnsi="Open Sans" w:cs="Open Sans"/>
            <w:color w:val="000000"/>
            <w:sz w:val="22"/>
            <w:szCs w:val="22"/>
          </w:rPr>
          <w:t xml:space="preserve">and documented </w:t>
        </w:r>
      </w:ins>
      <w:r>
        <w:rPr>
          <w:rFonts w:ascii="Open Sans" w:hAnsi="Open Sans"/>
          <w:color w:val="000000"/>
          <w:sz w:val="22"/>
          <w:rPrChange w:id="81" w:author="Lawyer" w:date="2026-05-27T18:26:00Z" w16du:dateUtc="2026-05-27T15:26:00Z">
            <w:rPr>
              <w:rFonts w:ascii="Open Sans" w:hAnsi="Open Sans"/>
              <w:color w:val="000000"/>
              <w:sz w:val="22"/>
              <w:highlight w:val="white"/>
            </w:rPr>
          </w:rPrChange>
        </w:rPr>
        <w:t xml:space="preserve">liabilities </w:t>
      </w:r>
      <w:ins w:id="82" w:author="Lawyer" w:date="2026-05-27T18:26:00Z" w16du:dateUtc="2026-05-27T15:26:00Z">
        <w:r>
          <w:rPr>
            <w:rFonts w:ascii="Open Sans" w:eastAsia="Open Sans" w:hAnsi="Open Sans" w:cs="Open Sans"/>
            <w:color w:val="000000"/>
            <w:sz w:val="22"/>
            <w:szCs w:val="22"/>
          </w:rPr>
          <w:t xml:space="preserve">of the CLIENT </w:t>
        </w:r>
      </w:ins>
      <w:r>
        <w:rPr>
          <w:rFonts w:ascii="Open Sans" w:hAnsi="Open Sans"/>
          <w:color w:val="000000"/>
          <w:sz w:val="22"/>
          <w:rPrChange w:id="83" w:author="Lawyer" w:date="2026-05-27T18:26:00Z" w16du:dateUtc="2026-05-27T15:26:00Z">
            <w:rPr>
              <w:rFonts w:ascii="Open Sans" w:hAnsi="Open Sans"/>
              <w:color w:val="000000"/>
              <w:sz w:val="22"/>
              <w:highlight w:val="white"/>
            </w:rPr>
          </w:rPrChange>
        </w:rPr>
        <w:t>related to transactions under this Agreement</w:t>
      </w:r>
      <w:del w:id="84" w:author="Lawyer" w:date="2026-05-27T18:26:00Z" w16du:dateUtc="2026-05-27T15:26:00Z">
        <w:r>
          <w:rPr>
            <w:rFonts w:ascii="Open Sans" w:eastAsia="Open Sans" w:hAnsi="Open Sans" w:cs="Open Sans"/>
            <w:color w:val="000000"/>
            <w:sz w:val="22"/>
            <w:szCs w:val="22"/>
            <w:highlight w:val="white"/>
          </w:rPr>
          <w:delText xml:space="preserve"> or established liabilities of the CLIENT under this agreement</w:delText>
        </w:r>
      </w:del>
      <w:ins w:id="85" w:author="Lawyer" w:date="2026-05-27T18:26:00Z" w16du:dateUtc="2026-05-27T15:26:00Z">
        <w:r>
          <w:rPr>
            <w:rFonts w:ascii="Open Sans" w:eastAsia="Open Sans" w:hAnsi="Open Sans" w:cs="Open Sans"/>
            <w:color w:val="000000"/>
            <w:sz w:val="22"/>
            <w:szCs w:val="22"/>
          </w:rPr>
          <w:t>, provided that MAPLERAD shall provide the CLIENT with prior written notice of the specific liability and the amount to be withheld at least five (5) Business Days before effecting any withholding, except in cases of fraud or regulatory mandate</w:t>
        </w:r>
      </w:ins>
      <w:r>
        <w:rPr>
          <w:rFonts w:ascii="Open Sans" w:hAnsi="Open Sans"/>
          <w:color w:val="000000"/>
          <w:sz w:val="22"/>
          <w:rPrChange w:id="86" w:author="Lawyer" w:date="2026-05-27T18:26:00Z" w16du:dateUtc="2026-05-27T15:26:00Z">
            <w:rPr>
              <w:rFonts w:ascii="Open Sans" w:hAnsi="Open Sans"/>
              <w:color w:val="000000"/>
              <w:sz w:val="22"/>
              <w:highlight w:val="white"/>
            </w:rPr>
          </w:rPrChange>
        </w:rPr>
        <w:t>, as well as any other charges or amounts incurred by or due to MAPLERAD in connection with this Agreement.</w:t>
      </w:r>
    </w:p>
    <w:p w14:paraId="00000068" w14:textId="77777777"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highlight w:val="white"/>
        </w:rPr>
        <w:pPrChange w:id="87"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sz w:val="22"/>
          <w:szCs w:val="22"/>
        </w:rPr>
        <w:t>MAPLERAD may require the CLIENT to maintain a minimum reserve balance in its wallet with MAPLERAD as a condition for MAPLERAD’s execution of any payment instructions and the CLIENT’s continued access to and use of the Services. Such reserve balance is intended to ensure the timely and efficient execution of payment instructions and the ongoing availability of the Services. MAPLERAD shall determine the amount of the required reserve balance and shall notify the CLIENT of such amount in writing from time to time</w:t>
      </w:r>
      <w:ins w:id="88" w:author="Lawyer" w:date="2026-05-27T18:26:00Z" w16du:dateUtc="2026-05-27T15:26:00Z">
        <w:r>
          <w:rPr>
            <w:rFonts w:ascii="Open Sans" w:eastAsia="Open Sans" w:hAnsi="Open Sans" w:cs="Open Sans"/>
            <w:color w:val="000000"/>
            <w:sz w:val="22"/>
            <w:szCs w:val="22"/>
          </w:rPr>
          <w:t xml:space="preserve">; provided that: (i) the required reserve balance shall not exceed the equivalent of thirty (30) days of the CLIENT's average </w:t>
        </w:r>
        <w:r>
          <w:rPr>
            <w:rFonts w:ascii="Open Sans" w:eastAsia="Open Sans" w:hAnsi="Open Sans" w:cs="Open Sans"/>
            <w:color w:val="000000"/>
            <w:sz w:val="22"/>
            <w:szCs w:val="22"/>
          </w:rPr>
          <w:lastRenderedPageBreak/>
          <w:t>monthly transaction volume as at the date of the notice; (ii) MAPLERAD shall provide the CLIENT with at least fourteen (14) days’ prior written notice of any increase to the required reserve balance; and (iii) any disputed reserve balance requirement shall be resolved in accordance with the Dispute Resolution clause of this Agreement</w:t>
        </w:r>
      </w:ins>
      <w:r>
        <w:t>.</w:t>
      </w:r>
    </w:p>
    <w:p w14:paraId="00000069" w14:textId="77777777"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highlight w:val="white"/>
        </w:rPr>
        <w:pPrChange w:id="89"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color w:val="000000"/>
          <w:sz w:val="22"/>
          <w:szCs w:val="22"/>
          <w:highlight w:val="white"/>
        </w:rPr>
        <w:t xml:space="preserve">MAPLERAD may use the reserve balance in the wallet of the Client to cover any established liability of the CLIENT and is authorized to debit it for any established sum owed under this Agreement provided that where reasonable, appropriate notice issued or confirmation may be obtained. </w:t>
      </w:r>
    </w:p>
    <w:p w14:paraId="0000006A" w14:textId="77777777"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highlight w:val="white"/>
        </w:rPr>
        <w:pPrChange w:id="90"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color w:val="000000"/>
          <w:sz w:val="22"/>
          <w:szCs w:val="22"/>
          <w:highlight w:val="white"/>
        </w:rPr>
        <w:t>Maplerad will monitor the CLIENT's balance and where the</w:t>
      </w:r>
      <w:r>
        <w:rPr>
          <w:rFonts w:ascii="Open Sans" w:eastAsia="Open Sans" w:hAnsi="Open Sans" w:cs="Open Sans"/>
          <w:b/>
          <w:bCs/>
          <w:color w:val="000000"/>
          <w:sz w:val="22"/>
          <w:szCs w:val="22"/>
          <w:highlight w:val="white"/>
        </w:rPr>
        <w:t xml:space="preserve"> </w:t>
      </w:r>
      <w:r>
        <w:rPr>
          <w:rFonts w:ascii="Open Sans" w:eastAsia="Open Sans" w:hAnsi="Open Sans" w:cs="Open Sans"/>
          <w:color w:val="000000"/>
          <w:sz w:val="22"/>
          <w:szCs w:val="22"/>
          <w:highlight w:val="white"/>
        </w:rPr>
        <w:t>balance falls below the required reserve balance, Maplerad will send a written notice to the CLIENT</w:t>
      </w:r>
      <w:r>
        <w:rPr>
          <w:rFonts w:ascii="Open Sans" w:eastAsia="Open Sans" w:hAnsi="Open Sans" w:cs="Open Sans"/>
          <w:b/>
          <w:bCs/>
          <w:color w:val="000000"/>
          <w:sz w:val="22"/>
          <w:szCs w:val="22"/>
          <w:highlight w:val="white"/>
        </w:rPr>
        <w:t>.</w:t>
      </w:r>
      <w:r>
        <w:rPr>
          <w:rFonts w:ascii="Open Sans" w:eastAsia="Open Sans" w:hAnsi="Open Sans" w:cs="Open Sans"/>
          <w:color w:val="000000"/>
          <w:sz w:val="22"/>
          <w:szCs w:val="22"/>
          <w:highlight w:val="white"/>
        </w:rPr>
        <w:t> The CLIENT shall have five (5) days from the date of such notice to replenish the account to meet the Required Balance.</w:t>
      </w:r>
    </w:p>
    <w:p w14:paraId="0000006B" w14:textId="77777777"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highlight w:val="white"/>
        </w:rPr>
        <w:pPrChange w:id="91"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color w:val="000000"/>
          <w:sz w:val="22"/>
          <w:szCs w:val="22"/>
          <w:highlight w:val="white"/>
        </w:rPr>
        <w:t>Pursuant to clause 6.10, if the CLIENT fails to remedy the deficiency within the five (5) day period, Maplerad has the right, without liability, to: (i) suspend the provision of Services; and (ii) refuse to honor any further payment or transfer instructions until the required balance is restored. Persistent failure may be treated as a material breach under Clause 12.</w:t>
      </w:r>
    </w:p>
    <w:p w14:paraId="0000006C" w14:textId="77777777" w:rsidR="00B10685" w:rsidRDefault="00000000">
      <w:pPr>
        <w:numPr>
          <w:ilvl w:val="1"/>
          <w:numId w:val="8"/>
        </w:numPr>
        <w:pBdr>
          <w:top w:val="nil"/>
          <w:left w:val="nil"/>
          <w:bottom w:val="nil"/>
          <w:right w:val="nil"/>
          <w:between w:val="nil"/>
        </w:pBdr>
        <w:spacing w:after="160"/>
        <w:jc w:val="both"/>
        <w:rPr>
          <w:rFonts w:ascii="Open Sans" w:eastAsia="Open Sans" w:hAnsi="Open Sans" w:cs="Open Sans"/>
          <w:color w:val="000000"/>
          <w:sz w:val="22"/>
          <w:szCs w:val="22"/>
        </w:rPr>
        <w:pPrChange w:id="92" w:author="Lawyer" w:date="2026-05-27T18:26:00Z" w16du:dateUtc="2026-05-27T15:26:00Z">
          <w:pPr>
            <w:numPr>
              <w:ilvl w:val="1"/>
              <w:numId w:val="32"/>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to do all such things that may be necessary and incidental to the attainment of the obligations of this Agreement.</w:t>
      </w:r>
    </w:p>
    <w:p w14:paraId="0000006D" w14:textId="77777777" w:rsidR="00B10685" w:rsidRDefault="00000000">
      <w:pPr>
        <w:numPr>
          <w:ilvl w:val="1"/>
          <w:numId w:val="8"/>
        </w:numPr>
        <w:pBdr>
          <w:top w:val="nil"/>
          <w:left w:val="nil"/>
          <w:bottom w:val="nil"/>
          <w:right w:val="nil"/>
          <w:between w:val="nil"/>
        </w:pBdr>
        <w:spacing w:after="160" w:line="288" w:lineRule="auto"/>
        <w:jc w:val="both"/>
        <w:rPr>
          <w:rFonts w:ascii="Open Sans" w:eastAsia="Open Sans" w:hAnsi="Open Sans" w:cs="Open Sans"/>
          <w:color w:val="000000"/>
          <w:sz w:val="22"/>
          <w:szCs w:val="22"/>
          <w:highlight w:val="white"/>
        </w:rPr>
        <w:pPrChange w:id="93" w:author="Lawyer" w:date="2026-05-27T18:26:00Z" w16du:dateUtc="2026-05-27T15:26:00Z">
          <w:pPr>
            <w:numPr>
              <w:ilvl w:val="1"/>
              <w:numId w:val="32"/>
            </w:numPr>
            <w:pBdr>
              <w:top w:val="nil"/>
              <w:left w:val="nil"/>
              <w:bottom w:val="nil"/>
              <w:right w:val="nil"/>
              <w:between w:val="nil"/>
            </w:pBdr>
            <w:spacing w:after="160" w:line="288" w:lineRule="auto"/>
            <w:ind w:left="1800" w:hanging="720"/>
            <w:jc w:val="both"/>
          </w:pPr>
        </w:pPrChange>
      </w:pPr>
      <w:r>
        <w:rPr>
          <w:rFonts w:ascii="Open Sans" w:eastAsia="Open Sans" w:hAnsi="Open Sans" w:cs="Open Sans"/>
          <w:color w:val="000000"/>
          <w:sz w:val="22"/>
          <w:szCs w:val="22"/>
          <w:highlight w:val="white"/>
        </w:rPr>
        <w:t xml:space="preserve">Further to the provisions of this Agreement, Maplerad’s card services </w:t>
      </w:r>
      <w:r>
        <w:rPr>
          <w:rFonts w:ascii="Open Sans" w:eastAsia="Open Sans" w:hAnsi="Open Sans" w:cs="Open Sans"/>
          <w:b/>
          <w:bCs/>
          <w:color w:val="000000"/>
          <w:sz w:val="22"/>
          <w:szCs w:val="22"/>
          <w:highlight w:val="white"/>
          <w:u w:val="single"/>
        </w:rPr>
        <w:t>shall not</w:t>
      </w:r>
      <w:r>
        <w:rPr>
          <w:rFonts w:ascii="Open Sans" w:eastAsia="Open Sans" w:hAnsi="Open Sans" w:cs="Open Sans"/>
          <w:color w:val="000000"/>
          <w:sz w:val="22"/>
          <w:szCs w:val="22"/>
          <w:highlight w:val="white"/>
        </w:rPr>
        <w:t xml:space="preserve"> process the services in the </w:t>
      </w:r>
      <w:r>
        <w:rPr>
          <w:rFonts w:ascii="Open Sans" w:eastAsia="Open Sans" w:hAnsi="Open Sans" w:cs="Open Sans"/>
          <w:b/>
          <w:bCs/>
          <w:color w:val="000000"/>
          <w:sz w:val="22"/>
          <w:szCs w:val="22"/>
          <w:highlight w:val="white"/>
        </w:rPr>
        <w:t>excluded items outlined in Schedule 3 of this Agreement</w:t>
      </w:r>
      <w:r>
        <w:rPr>
          <w:rFonts w:ascii="Open Sans" w:eastAsia="Open Sans" w:hAnsi="Open Sans" w:cs="Open Sans"/>
          <w:color w:val="000000"/>
          <w:sz w:val="22"/>
          <w:szCs w:val="22"/>
          <w:highlight w:val="white"/>
        </w:rPr>
        <w:t>.</w:t>
      </w:r>
    </w:p>
    <w:p w14:paraId="0000006E" w14:textId="77777777" w:rsidR="00B10685" w:rsidRDefault="00000000">
      <w:pPr>
        <w:numPr>
          <w:ilvl w:val="0"/>
          <w:numId w:val="24"/>
        </w:numPr>
        <w:pBdr>
          <w:top w:val="nil"/>
          <w:left w:val="nil"/>
          <w:bottom w:val="nil"/>
          <w:right w:val="nil"/>
          <w:between w:val="nil"/>
        </w:pBdr>
        <w:jc w:val="both"/>
        <w:rPr>
          <w:rFonts w:ascii="Open Sans" w:eastAsia="Open Sans" w:hAnsi="Open Sans" w:cs="Open Sans"/>
          <w:b/>
          <w:bCs/>
          <w:color w:val="000000"/>
          <w:sz w:val="22"/>
          <w:szCs w:val="22"/>
        </w:rPr>
        <w:pPrChange w:id="94" w:author="Lawyer" w:date="2026-05-27T18:26:00Z" w16du:dateUtc="2026-05-27T15:26:00Z">
          <w:pPr>
            <w:numPr>
              <w:numId w:val="48"/>
            </w:numPr>
            <w:pBdr>
              <w:top w:val="nil"/>
              <w:left w:val="nil"/>
              <w:bottom w:val="nil"/>
              <w:right w:val="nil"/>
              <w:between w:val="nil"/>
            </w:pBdr>
            <w:ind w:left="540" w:hanging="540"/>
            <w:jc w:val="both"/>
          </w:pPr>
        </w:pPrChange>
      </w:pPr>
      <w:r>
        <w:rPr>
          <w:rFonts w:ascii="Open Sans" w:eastAsia="Open Sans" w:hAnsi="Open Sans" w:cs="Open Sans"/>
          <w:b/>
          <w:bCs/>
          <w:color w:val="000000"/>
          <w:sz w:val="22"/>
          <w:szCs w:val="22"/>
        </w:rPr>
        <w:t>OBLIGATIONS OF</w:t>
      </w:r>
      <w:r>
        <w:rPr>
          <w:rFonts w:ascii="Open Sans" w:eastAsia="Open Sans" w:hAnsi="Open Sans" w:cs="Open Sans"/>
          <w:b/>
          <w:bCs/>
          <w:smallCaps/>
          <w:color w:val="000000"/>
          <w:sz w:val="22"/>
          <w:szCs w:val="22"/>
        </w:rPr>
        <w:t xml:space="preserve"> THE CLIENT</w:t>
      </w:r>
    </w:p>
    <w:p w14:paraId="0000006F" w14:textId="77777777" w:rsidR="00B10685" w:rsidRDefault="00B10685">
      <w:pPr>
        <w:pBdr>
          <w:top w:val="nil"/>
          <w:left w:val="nil"/>
          <w:bottom w:val="nil"/>
          <w:right w:val="nil"/>
          <w:between w:val="nil"/>
        </w:pBdr>
        <w:ind w:left="540"/>
        <w:jc w:val="both"/>
        <w:rPr>
          <w:rFonts w:ascii="Open Sans" w:eastAsia="Open Sans" w:hAnsi="Open Sans" w:cs="Open Sans"/>
          <w:color w:val="000000"/>
          <w:sz w:val="22"/>
          <w:szCs w:val="22"/>
        </w:rPr>
      </w:pPr>
    </w:p>
    <w:p w14:paraId="00000070"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The CLIENT agrees to undertake the following obligations under this Agreement.</w:t>
      </w:r>
    </w:p>
    <w:p w14:paraId="00000071" w14:textId="77777777" w:rsidR="00B10685" w:rsidRDefault="00B10685">
      <w:pPr>
        <w:pBdr>
          <w:top w:val="nil"/>
          <w:left w:val="nil"/>
          <w:bottom w:val="nil"/>
          <w:right w:val="nil"/>
          <w:between w:val="nil"/>
        </w:pBdr>
        <w:spacing w:after="160"/>
        <w:jc w:val="both"/>
        <w:rPr>
          <w:rFonts w:ascii="Open Sans" w:eastAsia="Open Sans" w:hAnsi="Open Sans" w:cs="Open Sans"/>
          <w:color w:val="000000"/>
          <w:sz w:val="22"/>
          <w:szCs w:val="22"/>
          <w:highlight w:val="white"/>
        </w:rPr>
      </w:pPr>
    </w:p>
    <w:p w14:paraId="00000072" w14:textId="77777777" w:rsidR="00B10685" w:rsidRDefault="00000000">
      <w:pPr>
        <w:numPr>
          <w:ilvl w:val="1"/>
          <w:numId w:val="7"/>
        </w:numPr>
        <w:pBdr>
          <w:top w:val="nil"/>
          <w:left w:val="nil"/>
          <w:bottom w:val="nil"/>
          <w:right w:val="nil"/>
          <w:between w:val="nil"/>
        </w:pBdr>
        <w:spacing w:after="160"/>
        <w:jc w:val="both"/>
        <w:rPr>
          <w:rFonts w:ascii="Open Sans" w:eastAsia="Open Sans" w:hAnsi="Open Sans" w:cs="Open Sans"/>
          <w:color w:val="000000"/>
          <w:sz w:val="22"/>
          <w:szCs w:val="22"/>
        </w:rPr>
        <w:pPrChange w:id="95" w:author="Lawyer" w:date="2026-05-27T18:26:00Z" w16du:dateUtc="2026-05-27T15:26:00Z">
          <w:pPr>
            <w:numPr>
              <w:ilvl w:val="1"/>
              <w:numId w:val="31"/>
            </w:numPr>
            <w:pBdr>
              <w:top w:val="nil"/>
              <w:left w:val="nil"/>
              <w:bottom w:val="nil"/>
              <w:right w:val="nil"/>
              <w:between w:val="nil"/>
            </w:pBdr>
            <w:spacing w:after="160"/>
            <w:ind w:left="720" w:hanging="720"/>
            <w:jc w:val="both"/>
          </w:pPr>
        </w:pPrChange>
      </w:pPr>
      <w:bookmarkStart w:id="96" w:name="_heading=h.wr1n6cej3kue" w:colFirst="0" w:colLast="0"/>
      <w:bookmarkEnd w:id="96"/>
      <w:r>
        <w:rPr>
          <w:rFonts w:ascii="Open Sans" w:eastAsia="Open Sans" w:hAnsi="Open Sans" w:cs="Open Sans"/>
          <w:color w:val="000000"/>
          <w:sz w:val="22"/>
          <w:szCs w:val="22"/>
          <w:highlight w:val="white"/>
        </w:rPr>
        <w:t xml:space="preserve">where required by MAPLERAD, share APIs for the CLIENT Technology System with MAPLERAD to facilitate technology integration between the APIs for the Service and the CLIENT’s Technology System </w:t>
      </w:r>
    </w:p>
    <w:p w14:paraId="00000073" w14:textId="77777777" w:rsidR="00B10685" w:rsidRDefault="00000000">
      <w:pPr>
        <w:numPr>
          <w:ilvl w:val="1"/>
          <w:numId w:val="7"/>
        </w:numPr>
        <w:pBdr>
          <w:top w:val="nil"/>
          <w:left w:val="nil"/>
          <w:bottom w:val="nil"/>
          <w:right w:val="nil"/>
          <w:between w:val="nil"/>
        </w:pBdr>
        <w:spacing w:after="160"/>
        <w:jc w:val="both"/>
        <w:rPr>
          <w:rFonts w:ascii="Open Sans" w:eastAsia="Open Sans" w:hAnsi="Open Sans" w:cs="Open Sans"/>
          <w:color w:val="000000"/>
          <w:sz w:val="22"/>
          <w:szCs w:val="22"/>
        </w:rPr>
        <w:pPrChange w:id="97" w:author="Lawyer" w:date="2026-05-27T18:26:00Z" w16du:dateUtc="2026-05-27T15:26:00Z">
          <w:pPr>
            <w:numPr>
              <w:ilvl w:val="1"/>
              <w:numId w:val="31"/>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highlight w:val="white"/>
        </w:rPr>
        <w:t>collaborate with MAPLERAD to facilitate the implementation of the scope of this Agreement or to resolve issues arising from the implementation of the scope of this Agreement.</w:t>
      </w:r>
    </w:p>
    <w:p w14:paraId="00000074"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98"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highlight w:val="white"/>
        </w:rPr>
        <w:lastRenderedPageBreak/>
        <w:t xml:space="preserve">comply with the terms and conditions set by the service providers for each API service provided by MAPLERAD.  </w:t>
      </w:r>
    </w:p>
    <w:p w14:paraId="00000075" w14:textId="77777777" w:rsidR="00B10685" w:rsidRDefault="00000000">
      <w:pPr>
        <w:numPr>
          <w:ilvl w:val="1"/>
          <w:numId w:val="7"/>
        </w:numPr>
        <w:pBdr>
          <w:top w:val="nil"/>
          <w:left w:val="nil"/>
          <w:bottom w:val="nil"/>
          <w:right w:val="nil"/>
          <w:between w:val="nil"/>
        </w:pBdr>
        <w:spacing w:after="160"/>
        <w:jc w:val="both"/>
        <w:rPr>
          <w:rFonts w:ascii="Open Sans" w:eastAsia="Open Sans" w:hAnsi="Open Sans" w:cs="Open Sans"/>
          <w:color w:val="000000"/>
          <w:sz w:val="22"/>
          <w:szCs w:val="22"/>
        </w:rPr>
        <w:pPrChange w:id="99" w:author="Lawyer" w:date="2026-05-27T18:26:00Z" w16du:dateUtc="2026-05-27T15:26:00Z">
          <w:pPr>
            <w:numPr>
              <w:ilvl w:val="1"/>
              <w:numId w:val="31"/>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highlight w:val="white"/>
        </w:rPr>
        <w:t xml:space="preserve">ensure that the Service is not used for any illegal / unlawful activity. </w:t>
      </w:r>
    </w:p>
    <w:p w14:paraId="00000076"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0"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highlight w:val="white"/>
        </w:rPr>
        <w:t>maintain applicable licenses, approvals and certification required to enable it access or provide the any of the Services to its customers/end-users.</w:t>
      </w:r>
    </w:p>
    <w:p w14:paraId="00000077"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1"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highlight w:val="white"/>
        </w:rPr>
        <w:t xml:space="preserve"> comply with periodic Customer Due Diligence (CDD) or Know Your Customer (KYC) requirements request by MAPLERAD, in furtherance of the provision of the Service</w:t>
      </w:r>
    </w:p>
    <w:p w14:paraId="00000078"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2"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maintain a minimum balance in its account with MAPLERAD, and comply with all relevant card scheme rules and applicable laws. MAPLERAD shall not honor any transfer or payment obligations where the customer does not have sufficient balance in its wallet with MAPLERAD.</w:t>
      </w:r>
    </w:p>
    <w:p w14:paraId="00000079"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3"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shall immediately notify MAPLERAD of any unauthorized third-party use of the Services or access to the CLIENT’s Technology System or any event that may lead to such unauthorized use.</w:t>
      </w:r>
    </w:p>
    <w:p w14:paraId="0000007A"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4"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bookmarkStart w:id="105" w:name="_heading=h.tsioewufl68q" w:colFirst="0" w:colLast="0"/>
      <w:bookmarkEnd w:id="105"/>
      <w:r>
        <w:rPr>
          <w:rFonts w:ascii="Open Sans" w:eastAsia="Open Sans" w:hAnsi="Open Sans" w:cs="Open Sans"/>
          <w:color w:val="000000"/>
          <w:sz w:val="22"/>
          <w:szCs w:val="22"/>
        </w:rPr>
        <w:t>shall comply with any additional security, authentication, risk control, or other requirements imposed by MAPLERAD, a Card Scheme, or any payment partner.</w:t>
      </w:r>
    </w:p>
    <w:p w14:paraId="0000007B" w14:textId="77777777" w:rsidR="00B10685" w:rsidRDefault="00000000">
      <w:pPr>
        <w:numPr>
          <w:ilvl w:val="1"/>
          <w:numId w:val="7"/>
        </w:numPr>
        <w:pBdr>
          <w:top w:val="nil"/>
          <w:left w:val="nil"/>
          <w:bottom w:val="nil"/>
          <w:right w:val="nil"/>
          <w:between w:val="nil"/>
        </w:pBdr>
        <w:spacing w:after="160"/>
        <w:jc w:val="both"/>
        <w:rPr>
          <w:rFonts w:ascii="Open Sans" w:eastAsia="Open Sans" w:hAnsi="Open Sans" w:cs="Open Sans"/>
          <w:color w:val="000000"/>
          <w:sz w:val="22"/>
          <w:szCs w:val="22"/>
        </w:rPr>
        <w:pPrChange w:id="106" w:author="Lawyer" w:date="2026-05-27T18:26:00Z" w16du:dateUtc="2026-05-27T15:26:00Z">
          <w:pPr>
            <w:numPr>
              <w:ilvl w:val="1"/>
              <w:numId w:val="31"/>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shall comply with all applicable Anti-Money Laundering/Combating the Financing of Terrorism (AML/CFT) regulations and comply with regulatory compliance requirement as MAPLERAD may require from time to time.</w:t>
      </w:r>
    </w:p>
    <w:p w14:paraId="0000007C"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7"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shall maintain Payment Card Industry Data Security Standard (PCIDSS) compliance throughout the Agreement's duration if requested by MAPLERAD.</w:t>
      </w:r>
    </w:p>
    <w:p w14:paraId="0000007D"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8"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shall implement a fraud protection and monitoring tool and furnish evidence of the same to MAPLERAD if requested by MAPLERAD.</w:t>
      </w:r>
    </w:p>
    <w:p w14:paraId="0000007E"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09"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shall assist MAPLERAD in handling any claim or query raised by any third party concerning the Services.</w:t>
      </w:r>
    </w:p>
    <w:p w14:paraId="0000007F"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10"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bookmarkStart w:id="111" w:name="_heading=h.1ct4qvrlnbpg" w:colFirst="0" w:colLast="0"/>
      <w:bookmarkEnd w:id="111"/>
      <w:r>
        <w:rPr>
          <w:rFonts w:ascii="Open Sans" w:eastAsia="Open Sans" w:hAnsi="Open Sans" w:cs="Open Sans"/>
          <w:color w:val="000000"/>
          <w:sz w:val="22"/>
          <w:szCs w:val="22"/>
        </w:rPr>
        <w:t>shall implement a two-factor authentication system into its platform.</w:t>
      </w:r>
    </w:p>
    <w:p w14:paraId="00000080"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12"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shall not use any cardholder payment card details, including but not limited to Primary Account Number (PAN) or Card Number, Personal Identification Number (PIN), Card Verification Value (CVV), for any purpose other than facilitating the payment authorized by the cardholder.</w:t>
      </w:r>
    </w:p>
    <w:p w14:paraId="00000081"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13"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bookmarkStart w:id="114" w:name="_heading=h.ieibbafoopa8" w:colFirst="0" w:colLast="0"/>
      <w:bookmarkEnd w:id="114"/>
      <w:r>
        <w:rPr>
          <w:rFonts w:ascii="Open Sans" w:eastAsia="Open Sans" w:hAnsi="Open Sans" w:cs="Open Sans"/>
          <w:color w:val="000000"/>
          <w:sz w:val="22"/>
          <w:szCs w:val="22"/>
        </w:rPr>
        <w:lastRenderedPageBreak/>
        <w:t>shall be responsible for any data stored or transmitted on or through the CLIENT Technology System or any use of the CLIENT Technology Platform passwords or identification codes assigned by MAPLERAD.</w:t>
      </w:r>
    </w:p>
    <w:p w14:paraId="00000082" w14:textId="77777777" w:rsidR="00B10685" w:rsidRDefault="00000000">
      <w:pPr>
        <w:numPr>
          <w:ilvl w:val="1"/>
          <w:numId w:val="7"/>
        </w:numPr>
        <w:pBdr>
          <w:top w:val="nil"/>
          <w:left w:val="nil"/>
          <w:bottom w:val="nil"/>
          <w:right w:val="nil"/>
          <w:between w:val="nil"/>
        </w:pBdr>
        <w:spacing w:after="160"/>
        <w:jc w:val="both"/>
        <w:rPr>
          <w:rFonts w:ascii="Open Sans" w:eastAsia="Open Sans" w:hAnsi="Open Sans" w:cs="Open Sans"/>
          <w:color w:val="000000"/>
          <w:sz w:val="22"/>
          <w:szCs w:val="22"/>
        </w:rPr>
        <w:pPrChange w:id="115" w:author="Lawyer" w:date="2026-05-27T18:26:00Z" w16du:dateUtc="2026-05-27T15:26:00Z">
          <w:pPr>
            <w:numPr>
              <w:ilvl w:val="1"/>
              <w:numId w:val="31"/>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shall bear all costs relating to declines on the virtual cards issued by the CLIENT or fines from the Card Network for transactions done on the virtual cards issued by the CLIENT</w:t>
      </w:r>
      <w:ins w:id="116" w:author="Lawyer" w:date="2026-05-27T18:26:00Z" w16du:dateUtc="2026-05-27T15:26:00Z">
        <w:r>
          <w:rPr>
            <w:rFonts w:ascii="Open Sans" w:eastAsia="Open Sans" w:hAnsi="Open Sans" w:cs="Open Sans"/>
            <w:color w:val="000000"/>
            <w:sz w:val="22"/>
            <w:szCs w:val="22"/>
          </w:rPr>
          <w:t>; provided that the CLIENT shall not bear any costs, fines or penalties attributable to MAPLERAD’s own processing errors, system downtime, or technical failures within MAPLERAD’s infrastructure, as evidenced by MAPLERAD’s own logs or third-party network reports</w:t>
        </w:r>
      </w:ins>
    </w:p>
    <w:p w14:paraId="00000083" w14:textId="77777777" w:rsidR="00B10685" w:rsidRDefault="00000000">
      <w:pPr>
        <w:numPr>
          <w:ilvl w:val="1"/>
          <w:numId w:val="7"/>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17" w:author="Lawyer" w:date="2026-05-27T18:26:00Z" w16du:dateUtc="2026-05-27T15:26:00Z">
          <w:pPr>
            <w:numPr>
              <w:ilvl w:val="1"/>
              <w:numId w:val="31"/>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highlight w:val="white"/>
        </w:rPr>
        <w:t xml:space="preserve">perform such other responsibilities as reasonably necessary to fulfill its obligations under this Agreement. </w:t>
      </w:r>
    </w:p>
    <w:p w14:paraId="00000084" w14:textId="77777777" w:rsidR="00B10685" w:rsidRDefault="00000000">
      <w:pPr>
        <w:numPr>
          <w:ilvl w:val="0"/>
          <w:numId w:val="13"/>
        </w:numPr>
        <w:pBdr>
          <w:top w:val="nil"/>
          <w:left w:val="nil"/>
          <w:bottom w:val="nil"/>
          <w:right w:val="nil"/>
          <w:between w:val="nil"/>
        </w:pBdr>
        <w:jc w:val="both"/>
        <w:rPr>
          <w:rFonts w:ascii="Open Sans" w:eastAsia="Open Sans" w:hAnsi="Open Sans" w:cs="Open Sans"/>
          <w:b/>
          <w:bCs/>
          <w:color w:val="000000"/>
          <w:sz w:val="22"/>
          <w:szCs w:val="22"/>
        </w:rPr>
        <w:pPrChange w:id="118" w:author="Lawyer" w:date="2026-05-27T18:26:00Z" w16du:dateUtc="2026-05-27T15:26:00Z">
          <w:pPr>
            <w:numPr>
              <w:numId w:val="37"/>
            </w:numPr>
            <w:pBdr>
              <w:top w:val="nil"/>
              <w:left w:val="nil"/>
              <w:bottom w:val="nil"/>
              <w:right w:val="nil"/>
              <w:between w:val="nil"/>
            </w:pBdr>
            <w:ind w:left="540" w:hanging="540"/>
            <w:jc w:val="both"/>
          </w:pPr>
        </w:pPrChange>
      </w:pPr>
      <w:r>
        <w:rPr>
          <w:rFonts w:ascii="Open Sans" w:eastAsia="Open Sans" w:hAnsi="Open Sans" w:cs="Open Sans"/>
          <w:b/>
          <w:bCs/>
          <w:color w:val="000000"/>
          <w:sz w:val="22"/>
          <w:szCs w:val="22"/>
        </w:rPr>
        <w:t>FINANCIAL PROVISIONS</w:t>
      </w:r>
    </w:p>
    <w:p w14:paraId="00000085" w14:textId="77777777" w:rsidR="00B10685" w:rsidRDefault="00B10685">
      <w:pPr>
        <w:pBdr>
          <w:top w:val="nil"/>
          <w:left w:val="nil"/>
          <w:bottom w:val="nil"/>
          <w:right w:val="nil"/>
          <w:between w:val="nil"/>
        </w:pBdr>
        <w:spacing w:after="160"/>
        <w:jc w:val="both"/>
        <w:rPr>
          <w:rFonts w:ascii="Open Sans" w:eastAsia="Open Sans" w:hAnsi="Open Sans" w:cs="Open Sans"/>
          <w:color w:val="000000"/>
          <w:sz w:val="8"/>
          <w:szCs w:val="8"/>
        </w:rPr>
      </w:pPr>
    </w:p>
    <w:p w14:paraId="00000086" w14:textId="77777777" w:rsidR="00B10685" w:rsidRDefault="00000000">
      <w:pPr>
        <w:numPr>
          <w:ilvl w:val="1"/>
          <w:numId w:val="16"/>
        </w:numPr>
        <w:pBdr>
          <w:top w:val="nil"/>
          <w:left w:val="nil"/>
          <w:bottom w:val="nil"/>
          <w:right w:val="nil"/>
          <w:between w:val="nil"/>
        </w:pBdr>
        <w:tabs>
          <w:tab w:val="left" w:pos="1260"/>
        </w:tabs>
        <w:spacing w:after="160"/>
        <w:ind w:left="1260"/>
        <w:jc w:val="both"/>
        <w:rPr>
          <w:rFonts w:ascii="Open Sans" w:eastAsia="Open Sans" w:hAnsi="Open Sans" w:cs="Open Sans"/>
          <w:color w:val="000000"/>
          <w:sz w:val="22"/>
          <w:szCs w:val="22"/>
        </w:rPr>
        <w:pPrChange w:id="119" w:author="Lawyer" w:date="2026-05-27T18:26:00Z" w16du:dateUtc="2026-05-27T15:26:00Z">
          <w:pPr>
            <w:numPr>
              <w:ilvl w:val="1"/>
              <w:numId w:val="40"/>
            </w:numPr>
            <w:pBdr>
              <w:top w:val="nil"/>
              <w:left w:val="nil"/>
              <w:bottom w:val="nil"/>
              <w:right w:val="nil"/>
              <w:between w:val="nil"/>
            </w:pBdr>
            <w:tabs>
              <w:tab w:val="left" w:pos="1260"/>
            </w:tabs>
            <w:spacing w:after="160"/>
            <w:ind w:left="1260" w:hanging="720"/>
            <w:jc w:val="both"/>
          </w:pPr>
        </w:pPrChange>
      </w:pPr>
      <w:r>
        <w:rPr>
          <w:rFonts w:ascii="Open Sans" w:eastAsia="Open Sans" w:hAnsi="Open Sans" w:cs="Open Sans"/>
          <w:color w:val="000000"/>
          <w:sz w:val="22"/>
          <w:szCs w:val="22"/>
          <w:highlight w:val="white"/>
        </w:rPr>
        <w:t>In consideration for the provision of the</w:t>
      </w:r>
      <w:r>
        <w:rPr>
          <w:rFonts w:ascii="Open Sans" w:eastAsia="Open Sans" w:hAnsi="Open Sans" w:cs="Open Sans"/>
          <w:color w:val="000000"/>
          <w:sz w:val="22"/>
          <w:szCs w:val="22"/>
        </w:rPr>
        <w:t xml:space="preserve"> </w:t>
      </w:r>
      <w:r>
        <w:rPr>
          <w:rFonts w:ascii="Open Sans" w:eastAsia="Open Sans" w:hAnsi="Open Sans" w:cs="Open Sans"/>
          <w:color w:val="000000"/>
          <w:sz w:val="22"/>
          <w:szCs w:val="22"/>
          <w:highlight w:val="white"/>
        </w:rPr>
        <w:t xml:space="preserve">Service to the CLIENT, the Parties agree that MAPLERAD shall be entitled to the fees stated in Schedule 2 of this Agreement. </w:t>
      </w:r>
    </w:p>
    <w:p w14:paraId="00000087" w14:textId="77777777" w:rsidR="00B10685" w:rsidRDefault="00000000">
      <w:pPr>
        <w:numPr>
          <w:ilvl w:val="1"/>
          <w:numId w:val="16"/>
        </w:numPr>
        <w:pBdr>
          <w:top w:val="nil"/>
          <w:left w:val="nil"/>
          <w:bottom w:val="nil"/>
          <w:right w:val="nil"/>
          <w:between w:val="nil"/>
        </w:pBdr>
        <w:spacing w:after="160"/>
        <w:ind w:left="1260"/>
        <w:jc w:val="both"/>
        <w:rPr>
          <w:rFonts w:ascii="Open Sans" w:eastAsia="Open Sans" w:hAnsi="Open Sans" w:cs="Open Sans"/>
          <w:color w:val="000000"/>
          <w:sz w:val="22"/>
          <w:szCs w:val="22"/>
        </w:rPr>
        <w:pPrChange w:id="120" w:author="Lawyer" w:date="2026-05-27T18:26:00Z" w16du:dateUtc="2026-05-27T15:26:00Z">
          <w:pPr>
            <w:numPr>
              <w:ilvl w:val="1"/>
              <w:numId w:val="40"/>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All payments made to MAPLERAD shall be exclusive of the applicable taxes and regulatory charges.</w:t>
      </w:r>
    </w:p>
    <w:p w14:paraId="00000088" w14:textId="7D159E9F" w:rsidR="00B10685" w:rsidRDefault="00000000">
      <w:pPr>
        <w:numPr>
          <w:ilvl w:val="1"/>
          <w:numId w:val="16"/>
        </w:numPr>
        <w:pBdr>
          <w:top w:val="nil"/>
          <w:left w:val="nil"/>
          <w:bottom w:val="nil"/>
          <w:right w:val="nil"/>
          <w:between w:val="nil"/>
        </w:pBdr>
        <w:tabs>
          <w:tab w:val="left" w:pos="1260"/>
        </w:tabs>
        <w:spacing w:after="160"/>
        <w:ind w:left="1260"/>
        <w:jc w:val="both"/>
        <w:rPr>
          <w:rFonts w:ascii="Open Sans" w:eastAsia="Open Sans" w:hAnsi="Open Sans" w:cs="Open Sans"/>
          <w:color w:val="000000"/>
          <w:sz w:val="22"/>
          <w:szCs w:val="22"/>
        </w:rPr>
        <w:pPrChange w:id="121" w:author="Lawyer" w:date="2026-05-27T18:26:00Z" w16du:dateUtc="2026-05-27T15:26:00Z">
          <w:pPr>
            <w:numPr>
              <w:ilvl w:val="1"/>
              <w:numId w:val="40"/>
            </w:numPr>
            <w:pBdr>
              <w:top w:val="nil"/>
              <w:left w:val="nil"/>
              <w:bottom w:val="nil"/>
              <w:right w:val="nil"/>
              <w:between w:val="nil"/>
            </w:pBdr>
            <w:tabs>
              <w:tab w:val="left" w:pos="1260"/>
            </w:tabs>
            <w:spacing w:after="160"/>
            <w:ind w:left="1260" w:hanging="720"/>
            <w:jc w:val="both"/>
          </w:pPr>
        </w:pPrChange>
      </w:pPr>
      <w:r>
        <w:rPr>
          <w:rFonts w:ascii="Open Sans" w:eastAsia="Open Sans" w:hAnsi="Open Sans" w:cs="Open Sans"/>
          <w:color w:val="000000"/>
          <w:sz w:val="22"/>
          <w:szCs w:val="22"/>
        </w:rPr>
        <w:t xml:space="preserve">The agreed fee payable by the CLIENT under this Agreement may be subject to review based on market trends and/or regulatory instructions provided that Maplerad shall give the Client </w:t>
      </w:r>
      <w:del w:id="122" w:author="Lawyer" w:date="2026-05-27T18:26:00Z" w16du:dateUtc="2026-05-27T15:26:00Z">
        <w:r>
          <w:rPr>
            <w:rFonts w:ascii="Open Sans" w:eastAsia="Open Sans" w:hAnsi="Open Sans" w:cs="Open Sans"/>
            <w:color w:val="000000"/>
            <w:sz w:val="22"/>
            <w:szCs w:val="22"/>
          </w:rPr>
          <w:delText>seven (7</w:delText>
        </w:r>
      </w:del>
      <w:ins w:id="123" w:author="Lawyer" w:date="2026-05-27T18:26:00Z" w16du:dateUtc="2026-05-27T15:26:00Z">
        <w:r>
          <w:rPr>
            <w:rFonts w:ascii="Open Sans" w:eastAsia="Open Sans" w:hAnsi="Open Sans" w:cs="Open Sans"/>
            <w:color w:val="000000"/>
            <w:sz w:val="22"/>
            <w:szCs w:val="22"/>
          </w:rPr>
          <w:t>thirty (30</w:t>
        </w:r>
      </w:ins>
      <w:r>
        <w:rPr>
          <w:rFonts w:ascii="Open Sans" w:eastAsia="Open Sans" w:hAnsi="Open Sans" w:cs="Open Sans"/>
          <w:color w:val="000000"/>
          <w:sz w:val="22"/>
          <w:szCs w:val="22"/>
        </w:rPr>
        <w:t>) days’ prior notice of the new fees and the Parties shall agree in writing before the implementation of any adjusted/reviewed fees.</w:t>
      </w:r>
    </w:p>
    <w:p w14:paraId="00000089" w14:textId="77777777" w:rsidR="00B10685" w:rsidRDefault="00B10685">
      <w:pPr>
        <w:pBdr>
          <w:top w:val="nil"/>
          <w:left w:val="nil"/>
          <w:bottom w:val="nil"/>
          <w:right w:val="nil"/>
          <w:between w:val="nil"/>
        </w:pBdr>
        <w:jc w:val="both"/>
        <w:rPr>
          <w:rFonts w:ascii="Open Sans" w:eastAsia="Open Sans" w:hAnsi="Open Sans" w:cs="Open Sans"/>
          <w:b/>
          <w:bCs/>
          <w:color w:val="000000"/>
          <w:sz w:val="22"/>
          <w:szCs w:val="22"/>
        </w:rPr>
      </w:pPr>
    </w:p>
    <w:p w14:paraId="0000008A" w14:textId="77777777" w:rsidR="00B10685" w:rsidRDefault="00000000">
      <w:pPr>
        <w:numPr>
          <w:ilvl w:val="0"/>
          <w:numId w:val="3"/>
        </w:numPr>
        <w:pBdr>
          <w:top w:val="nil"/>
          <w:left w:val="nil"/>
          <w:bottom w:val="nil"/>
          <w:right w:val="nil"/>
          <w:between w:val="nil"/>
        </w:pBdr>
        <w:jc w:val="both"/>
        <w:rPr>
          <w:rFonts w:ascii="Open Sans" w:eastAsia="Open Sans" w:hAnsi="Open Sans" w:cs="Open Sans"/>
          <w:sz w:val="22"/>
          <w:szCs w:val="22"/>
        </w:rPr>
        <w:pPrChange w:id="124" w:author="Lawyer" w:date="2026-05-27T18:26:00Z" w16du:dateUtc="2026-05-27T15:26:00Z">
          <w:pPr>
            <w:numPr>
              <w:numId w:val="27"/>
            </w:numPr>
            <w:pBdr>
              <w:top w:val="nil"/>
              <w:left w:val="nil"/>
              <w:bottom w:val="nil"/>
              <w:right w:val="nil"/>
              <w:between w:val="nil"/>
            </w:pBdr>
            <w:jc w:val="both"/>
          </w:pPr>
        </w:pPrChange>
      </w:pPr>
      <w:r>
        <w:rPr>
          <w:rFonts w:ascii="Open Sans" w:eastAsia="Open Sans" w:hAnsi="Open Sans" w:cs="Open Sans"/>
          <w:b/>
          <w:bCs/>
          <w:color w:val="000000"/>
          <w:sz w:val="22"/>
          <w:szCs w:val="22"/>
        </w:rPr>
        <w:t>REPRESENTATIONS AND WARRANTIES</w:t>
      </w:r>
    </w:p>
    <w:p w14:paraId="0000008B"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8C" w14:textId="77777777" w:rsidR="00B10685" w:rsidRDefault="00000000">
      <w:pPr>
        <w:pBdr>
          <w:top w:val="nil"/>
          <w:left w:val="nil"/>
          <w:bottom w:val="nil"/>
          <w:right w:val="nil"/>
          <w:between w:val="nil"/>
        </w:pBdr>
        <w:ind w:left="360"/>
        <w:jc w:val="both"/>
        <w:rPr>
          <w:rFonts w:ascii="Open Sans" w:eastAsia="Open Sans" w:hAnsi="Open Sans" w:cs="Open Sans"/>
          <w:color w:val="000000"/>
          <w:sz w:val="22"/>
          <w:szCs w:val="22"/>
        </w:rPr>
      </w:pPr>
      <w:r>
        <w:rPr>
          <w:rFonts w:ascii="Open Sans" w:eastAsia="Open Sans" w:hAnsi="Open Sans" w:cs="Open Sans"/>
          <w:color w:val="000000"/>
          <w:sz w:val="22"/>
          <w:szCs w:val="22"/>
        </w:rPr>
        <w:t>Each Party represents and warrants that:</w:t>
      </w:r>
    </w:p>
    <w:p w14:paraId="0000008D" w14:textId="77777777" w:rsidR="00B10685" w:rsidRDefault="00B10685">
      <w:pPr>
        <w:pBdr>
          <w:top w:val="nil"/>
          <w:left w:val="nil"/>
          <w:bottom w:val="nil"/>
          <w:right w:val="nil"/>
          <w:between w:val="nil"/>
        </w:pBdr>
        <w:spacing w:after="160"/>
        <w:ind w:left="1080"/>
        <w:jc w:val="both"/>
        <w:rPr>
          <w:rFonts w:ascii="Open Sans" w:eastAsia="Open Sans" w:hAnsi="Open Sans" w:cs="Open Sans"/>
          <w:color w:val="000000"/>
          <w:sz w:val="22"/>
          <w:szCs w:val="22"/>
        </w:rPr>
      </w:pPr>
    </w:p>
    <w:p w14:paraId="0000008E" w14:textId="77777777" w:rsidR="00B10685" w:rsidRDefault="00000000">
      <w:pPr>
        <w:numPr>
          <w:ilvl w:val="1"/>
          <w:numId w:val="3"/>
        </w:numPr>
        <w:pBdr>
          <w:top w:val="nil"/>
          <w:left w:val="nil"/>
          <w:bottom w:val="nil"/>
          <w:right w:val="nil"/>
          <w:between w:val="nil"/>
        </w:pBdr>
        <w:spacing w:after="160"/>
        <w:ind w:left="1260" w:hanging="720"/>
        <w:jc w:val="both"/>
        <w:rPr>
          <w:rFonts w:ascii="Open Sans" w:eastAsia="Open Sans" w:hAnsi="Open Sans" w:cs="Open Sans"/>
          <w:sz w:val="22"/>
          <w:szCs w:val="22"/>
        </w:rPr>
        <w:pPrChange w:id="125" w:author="Lawyer" w:date="2026-05-27T18:26:00Z" w16du:dateUtc="2026-05-27T15:26:00Z">
          <w:pPr>
            <w:numPr>
              <w:ilvl w:val="1"/>
              <w:numId w:val="27"/>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it has full power, authority, and capacity, to enter into, execute, deliver, and carry out or perform its obligations under this Agreement and has taken the requisite steps for this purpose.</w:t>
      </w:r>
    </w:p>
    <w:p w14:paraId="0000008F" w14:textId="77777777" w:rsidR="00B10685" w:rsidRDefault="00000000">
      <w:pPr>
        <w:numPr>
          <w:ilvl w:val="1"/>
          <w:numId w:val="3"/>
        </w:numPr>
        <w:pBdr>
          <w:top w:val="nil"/>
          <w:left w:val="nil"/>
          <w:bottom w:val="nil"/>
          <w:right w:val="nil"/>
          <w:between w:val="nil"/>
        </w:pBdr>
        <w:spacing w:after="160"/>
        <w:ind w:left="1260" w:hanging="720"/>
        <w:jc w:val="both"/>
        <w:rPr>
          <w:rFonts w:ascii="Open Sans" w:eastAsia="Open Sans" w:hAnsi="Open Sans" w:cs="Open Sans"/>
          <w:sz w:val="22"/>
          <w:szCs w:val="22"/>
        </w:rPr>
        <w:pPrChange w:id="126" w:author="Lawyer" w:date="2026-05-27T18:26:00Z" w16du:dateUtc="2026-05-27T15:26:00Z">
          <w:pPr>
            <w:numPr>
              <w:ilvl w:val="1"/>
              <w:numId w:val="27"/>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It possesses the skill and expertise to implement the Service and shall perform its obligations in a professional manner and in accordance with best practice.</w:t>
      </w:r>
    </w:p>
    <w:p w14:paraId="00000090" w14:textId="77777777" w:rsidR="00B10685" w:rsidRDefault="00000000">
      <w:pPr>
        <w:numPr>
          <w:ilvl w:val="1"/>
          <w:numId w:val="3"/>
        </w:numPr>
        <w:pBdr>
          <w:top w:val="nil"/>
          <w:left w:val="nil"/>
          <w:bottom w:val="nil"/>
          <w:right w:val="nil"/>
          <w:between w:val="nil"/>
        </w:pBdr>
        <w:spacing w:after="160"/>
        <w:ind w:left="1260" w:hanging="720"/>
        <w:jc w:val="both"/>
        <w:rPr>
          <w:rFonts w:ascii="Open Sans" w:eastAsia="Open Sans" w:hAnsi="Open Sans" w:cs="Open Sans"/>
          <w:sz w:val="22"/>
          <w:szCs w:val="22"/>
        </w:rPr>
        <w:pPrChange w:id="127" w:author="Lawyer" w:date="2026-05-27T18:26:00Z" w16du:dateUtc="2026-05-27T15:26:00Z">
          <w:pPr>
            <w:numPr>
              <w:ilvl w:val="1"/>
              <w:numId w:val="27"/>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the entry into this Agreement or document to which it is a Party is binding on it or any of its assets.</w:t>
      </w:r>
    </w:p>
    <w:p w14:paraId="00000091" w14:textId="77777777" w:rsidR="00B10685" w:rsidRDefault="00000000">
      <w:pPr>
        <w:numPr>
          <w:ilvl w:val="1"/>
          <w:numId w:val="3"/>
        </w:numPr>
        <w:pBdr>
          <w:top w:val="nil"/>
          <w:left w:val="nil"/>
          <w:bottom w:val="nil"/>
          <w:right w:val="nil"/>
          <w:between w:val="nil"/>
        </w:pBdr>
        <w:spacing w:after="160"/>
        <w:ind w:left="1260" w:hanging="720"/>
        <w:jc w:val="both"/>
        <w:rPr>
          <w:rFonts w:ascii="Open Sans" w:eastAsia="Open Sans" w:hAnsi="Open Sans" w:cs="Open Sans"/>
          <w:sz w:val="22"/>
          <w:szCs w:val="22"/>
        </w:rPr>
        <w:pPrChange w:id="128" w:author="Lawyer" w:date="2026-05-27T18:26:00Z" w16du:dateUtc="2026-05-27T15:26:00Z">
          <w:pPr>
            <w:numPr>
              <w:ilvl w:val="1"/>
              <w:numId w:val="27"/>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It is financially solvent and able to pay all debts as they mature and perform its obligations herein.</w:t>
      </w:r>
    </w:p>
    <w:p w14:paraId="00000092" w14:textId="77777777" w:rsidR="00B10685" w:rsidRDefault="00000000">
      <w:pPr>
        <w:numPr>
          <w:ilvl w:val="1"/>
          <w:numId w:val="3"/>
        </w:numPr>
        <w:pBdr>
          <w:top w:val="nil"/>
          <w:left w:val="nil"/>
          <w:bottom w:val="nil"/>
          <w:right w:val="nil"/>
          <w:between w:val="nil"/>
        </w:pBdr>
        <w:spacing w:after="160"/>
        <w:ind w:left="1260" w:hanging="720"/>
        <w:jc w:val="both"/>
        <w:rPr>
          <w:rFonts w:ascii="Open Sans" w:eastAsia="Open Sans" w:hAnsi="Open Sans" w:cs="Open Sans"/>
          <w:sz w:val="22"/>
          <w:szCs w:val="22"/>
        </w:rPr>
        <w:pPrChange w:id="129" w:author="Lawyer" w:date="2026-05-27T18:26:00Z" w16du:dateUtc="2026-05-27T15:26:00Z">
          <w:pPr>
            <w:numPr>
              <w:ilvl w:val="1"/>
              <w:numId w:val="27"/>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lastRenderedPageBreak/>
        <w:t>it holds and will comply with the provisions of this Agreement. Its  performance of the terms and conditions of this Agreement does not and shall not contravene or conflict with its memorandum and articles of association, any law, statute, regulation or other instrument binding on it or any of its assets, or any with all necessary certificates, licenses, permits, consents or other authorizations required in the course of its business.</w:t>
      </w:r>
    </w:p>
    <w:p w14:paraId="00000093" w14:textId="77777777" w:rsidR="00B10685" w:rsidRDefault="00000000">
      <w:pPr>
        <w:numPr>
          <w:ilvl w:val="1"/>
          <w:numId w:val="3"/>
        </w:numPr>
        <w:pBdr>
          <w:top w:val="nil"/>
          <w:left w:val="nil"/>
          <w:bottom w:val="nil"/>
          <w:right w:val="nil"/>
          <w:between w:val="nil"/>
        </w:pBdr>
        <w:spacing w:after="160"/>
        <w:ind w:left="1260" w:hanging="720"/>
        <w:jc w:val="both"/>
        <w:rPr>
          <w:rFonts w:ascii="Open Sans" w:eastAsia="Open Sans" w:hAnsi="Open Sans" w:cs="Open Sans"/>
          <w:sz w:val="22"/>
          <w:szCs w:val="22"/>
        </w:rPr>
        <w:pPrChange w:id="130" w:author="Lawyer" w:date="2026-05-27T18:26:00Z" w16du:dateUtc="2026-05-27T15:26:00Z">
          <w:pPr>
            <w:numPr>
              <w:ilvl w:val="1"/>
              <w:numId w:val="27"/>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 xml:space="preserve">It possesses the requisite regulatory licenses, certifications and/or approvals necessary to provide and enjoy the Services in this Agreement. </w:t>
      </w:r>
    </w:p>
    <w:p w14:paraId="00000094" w14:textId="77777777" w:rsidR="00B10685" w:rsidRDefault="00000000">
      <w:pPr>
        <w:numPr>
          <w:ilvl w:val="1"/>
          <w:numId w:val="3"/>
        </w:numPr>
        <w:pBdr>
          <w:top w:val="nil"/>
          <w:left w:val="nil"/>
          <w:bottom w:val="nil"/>
          <w:right w:val="nil"/>
          <w:between w:val="nil"/>
        </w:pBdr>
        <w:spacing w:after="160"/>
        <w:ind w:left="1260" w:hanging="720"/>
        <w:jc w:val="both"/>
        <w:rPr>
          <w:rFonts w:ascii="Open Sans" w:eastAsia="Open Sans" w:hAnsi="Open Sans" w:cs="Open Sans"/>
          <w:sz w:val="22"/>
          <w:szCs w:val="22"/>
        </w:rPr>
        <w:pPrChange w:id="131" w:author="Lawyer" w:date="2026-05-27T18:26:00Z" w16du:dateUtc="2026-05-27T15:26:00Z">
          <w:pPr>
            <w:numPr>
              <w:ilvl w:val="1"/>
              <w:numId w:val="27"/>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it will neither do nor allow anything to be done that may prejudice the interest of the other Party under this Agreement.</w:t>
      </w:r>
    </w:p>
    <w:p w14:paraId="00000095" w14:textId="77777777" w:rsidR="00B10685" w:rsidRDefault="00B10685">
      <w:pPr>
        <w:pBdr>
          <w:top w:val="nil"/>
          <w:left w:val="nil"/>
          <w:bottom w:val="nil"/>
          <w:right w:val="nil"/>
          <w:between w:val="nil"/>
        </w:pBdr>
        <w:spacing w:after="160"/>
        <w:jc w:val="both"/>
        <w:rPr>
          <w:rFonts w:ascii="Open Sans" w:eastAsia="Open Sans" w:hAnsi="Open Sans" w:cs="Open Sans"/>
          <w:color w:val="000000"/>
          <w:sz w:val="18"/>
          <w:szCs w:val="18"/>
        </w:rPr>
      </w:pPr>
    </w:p>
    <w:p w14:paraId="00000096" w14:textId="77777777" w:rsidR="00B10685" w:rsidRDefault="00000000">
      <w:pPr>
        <w:numPr>
          <w:ilvl w:val="0"/>
          <w:numId w:val="10"/>
        </w:numPr>
        <w:pBdr>
          <w:top w:val="nil"/>
          <w:left w:val="nil"/>
          <w:bottom w:val="nil"/>
          <w:right w:val="nil"/>
          <w:between w:val="nil"/>
        </w:pBdr>
        <w:jc w:val="both"/>
        <w:rPr>
          <w:rFonts w:ascii="Open Sans" w:eastAsia="Open Sans" w:hAnsi="Open Sans" w:cs="Open Sans"/>
          <w:sz w:val="22"/>
          <w:szCs w:val="22"/>
        </w:rPr>
        <w:pPrChange w:id="132" w:author="Lawyer" w:date="2026-05-27T18:26:00Z" w16du:dateUtc="2026-05-27T15:26:00Z">
          <w:pPr>
            <w:numPr>
              <w:numId w:val="34"/>
            </w:numPr>
            <w:pBdr>
              <w:top w:val="nil"/>
              <w:left w:val="nil"/>
              <w:bottom w:val="nil"/>
              <w:right w:val="nil"/>
              <w:between w:val="nil"/>
            </w:pBdr>
            <w:jc w:val="both"/>
          </w:pPr>
        </w:pPrChange>
      </w:pPr>
      <w:r>
        <w:rPr>
          <w:rFonts w:ascii="Open Sans" w:eastAsia="Open Sans" w:hAnsi="Open Sans" w:cs="Open Sans"/>
          <w:b/>
          <w:bCs/>
          <w:color w:val="000000"/>
          <w:sz w:val="22"/>
          <w:szCs w:val="22"/>
        </w:rPr>
        <w:t xml:space="preserve">LIMITATION OF LIABILITY </w:t>
      </w:r>
    </w:p>
    <w:p w14:paraId="00000097"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98" w14:textId="77777777" w:rsidR="00B10685" w:rsidRDefault="00000000">
      <w:pPr>
        <w:numPr>
          <w:ilvl w:val="1"/>
          <w:numId w:val="10"/>
        </w:numPr>
        <w:pBdr>
          <w:top w:val="nil"/>
          <w:left w:val="nil"/>
          <w:bottom w:val="nil"/>
          <w:right w:val="nil"/>
          <w:between w:val="nil"/>
        </w:pBdr>
        <w:spacing w:after="160"/>
        <w:ind w:left="1350" w:hanging="810"/>
        <w:jc w:val="both"/>
        <w:rPr>
          <w:rFonts w:ascii="Open Sans" w:eastAsia="Open Sans" w:hAnsi="Open Sans" w:cs="Open Sans"/>
          <w:sz w:val="22"/>
          <w:szCs w:val="22"/>
        </w:rPr>
        <w:pPrChange w:id="133" w:author="Lawyer" w:date="2026-05-27T18:26:00Z" w16du:dateUtc="2026-05-27T15:26:00Z">
          <w:pPr>
            <w:numPr>
              <w:ilvl w:val="1"/>
              <w:numId w:val="34"/>
            </w:numPr>
            <w:pBdr>
              <w:top w:val="nil"/>
              <w:left w:val="nil"/>
              <w:bottom w:val="nil"/>
              <w:right w:val="nil"/>
              <w:between w:val="nil"/>
            </w:pBdr>
            <w:spacing w:after="160"/>
            <w:ind w:left="1350" w:hanging="810"/>
            <w:jc w:val="both"/>
          </w:pPr>
        </w:pPrChange>
      </w:pPr>
      <w:r>
        <w:rPr>
          <w:rFonts w:ascii="Open Sans" w:eastAsia="Open Sans" w:hAnsi="Open Sans" w:cs="Open Sans"/>
          <w:color w:val="000000"/>
          <w:sz w:val="22"/>
          <w:szCs w:val="22"/>
        </w:rPr>
        <w:t>Subject to Clause 10.2 below, neither Party shall be liable to the other Party in contract, tort, breach of statutory duty, strict liability, or otherwise for any loss, damage, costs or expenses of any nature whatsoever incurred or suffered by that other Party of an indirect or consequential nature, including without limitation to any economic loss or other loss of turnover, profits, business or goodwill.</w:t>
      </w:r>
    </w:p>
    <w:p w14:paraId="00000099" w14:textId="77777777" w:rsidR="00B10685" w:rsidRDefault="00000000">
      <w:pPr>
        <w:numPr>
          <w:ilvl w:val="1"/>
          <w:numId w:val="10"/>
        </w:numPr>
        <w:pBdr>
          <w:top w:val="nil"/>
          <w:left w:val="nil"/>
          <w:bottom w:val="nil"/>
          <w:right w:val="nil"/>
          <w:between w:val="nil"/>
        </w:pBdr>
        <w:spacing w:after="160"/>
        <w:ind w:left="1350" w:hanging="810"/>
        <w:jc w:val="both"/>
        <w:rPr>
          <w:rFonts w:ascii="Open Sans" w:eastAsia="Open Sans" w:hAnsi="Open Sans" w:cs="Open Sans"/>
          <w:sz w:val="22"/>
          <w:szCs w:val="22"/>
        </w:rPr>
        <w:pPrChange w:id="134" w:author="Lawyer" w:date="2026-05-27T18:26:00Z" w16du:dateUtc="2026-05-27T15:26:00Z">
          <w:pPr>
            <w:numPr>
              <w:ilvl w:val="1"/>
              <w:numId w:val="34"/>
            </w:numPr>
            <w:pBdr>
              <w:top w:val="nil"/>
              <w:left w:val="nil"/>
              <w:bottom w:val="nil"/>
              <w:right w:val="nil"/>
              <w:between w:val="nil"/>
            </w:pBdr>
            <w:spacing w:after="160"/>
            <w:ind w:left="1350" w:hanging="810"/>
            <w:jc w:val="both"/>
          </w:pPr>
        </w:pPrChange>
      </w:pPr>
      <w:r>
        <w:rPr>
          <w:rFonts w:ascii="Open Sans" w:eastAsia="Open Sans" w:hAnsi="Open Sans" w:cs="Open Sans"/>
          <w:color w:val="000000"/>
          <w:sz w:val="22"/>
          <w:szCs w:val="22"/>
        </w:rPr>
        <w:t xml:space="preserve">The limitations and exclusions of liability in Clause </w:t>
      </w:r>
      <w:r>
        <w:fldChar w:fldCharType="begin"/>
      </w:r>
      <w:r>
        <w:instrText>HYPERLINK \l "bookmark=id.tzgtjh92omw6" \h</w:instrText>
      </w:r>
      <w:r>
        <w:fldChar w:fldCharType="separate"/>
      </w:r>
      <w:r>
        <w:rPr>
          <w:rFonts w:ascii="Open Sans" w:eastAsia="Open Sans" w:hAnsi="Open Sans" w:cs="Open Sans"/>
          <w:color w:val="000000"/>
          <w:sz w:val="22"/>
          <w:szCs w:val="22"/>
        </w:rPr>
        <w:t>10.1</w:t>
      </w:r>
      <w:r>
        <w:fldChar w:fldCharType="end"/>
      </w:r>
      <w:r>
        <w:rPr>
          <w:rFonts w:ascii="Open Sans" w:eastAsia="Open Sans" w:hAnsi="Open Sans" w:cs="Open Sans"/>
          <w:color w:val="000000"/>
          <w:sz w:val="22"/>
          <w:szCs w:val="22"/>
        </w:rPr>
        <w:t xml:space="preserve"> do not apply to: (i) damages and costs attributable to a breach of a Party’s confidentiality obligations under Clause 13 (Confidentiality, Non</w:t>
      </w:r>
      <w:r>
        <w:rPr>
          <w:rFonts w:ascii="Open Sans" w:eastAsia="Open Sans" w:hAnsi="Open Sans" w:cs="Open Sans"/>
          <w:color w:val="FF0000"/>
          <w:sz w:val="22"/>
          <w:szCs w:val="22"/>
        </w:rPr>
        <w:t>-</w:t>
      </w:r>
      <w:r>
        <w:rPr>
          <w:rFonts w:ascii="Open Sans" w:eastAsia="Open Sans" w:hAnsi="Open Sans" w:cs="Open Sans"/>
          <w:color w:val="000000"/>
          <w:sz w:val="22"/>
          <w:szCs w:val="22"/>
        </w:rPr>
        <w:t>disclosure and Non-compete); (ii) the infringement or misappropriation by a Party of the other Party’s Intellectual Property; (iii) damages attributable to a Party’s violation of applicable law; (iv) a Party’s or its representative’s fraud, fraudulent misrepresentation, gross negligence, or wilful misconduct; or (v)  the extent that any applicable law precludes or prohibits any exclusion or limitation of liability.</w:t>
      </w:r>
    </w:p>
    <w:p w14:paraId="0000009A" w14:textId="77777777" w:rsidR="00B10685" w:rsidRDefault="00000000">
      <w:pPr>
        <w:numPr>
          <w:ilvl w:val="0"/>
          <w:numId w:val="9"/>
        </w:numPr>
        <w:pBdr>
          <w:top w:val="nil"/>
          <w:left w:val="nil"/>
          <w:bottom w:val="nil"/>
          <w:right w:val="nil"/>
          <w:between w:val="nil"/>
        </w:pBdr>
        <w:jc w:val="both"/>
        <w:rPr>
          <w:rFonts w:ascii="Open Sans" w:eastAsia="Open Sans" w:hAnsi="Open Sans" w:cs="Open Sans"/>
          <w:color w:val="000000"/>
          <w:sz w:val="22"/>
          <w:szCs w:val="22"/>
        </w:rPr>
        <w:pPrChange w:id="135" w:author="Lawyer" w:date="2026-05-27T18:26:00Z" w16du:dateUtc="2026-05-27T15:26:00Z">
          <w:pPr>
            <w:numPr>
              <w:numId w:val="33"/>
            </w:numPr>
            <w:pBdr>
              <w:top w:val="nil"/>
              <w:left w:val="nil"/>
              <w:bottom w:val="nil"/>
              <w:right w:val="nil"/>
              <w:between w:val="nil"/>
            </w:pBdr>
            <w:ind w:left="480" w:hanging="480"/>
            <w:jc w:val="both"/>
          </w:pPr>
        </w:pPrChange>
      </w:pPr>
      <w:r>
        <w:rPr>
          <w:rFonts w:ascii="Open Sans" w:eastAsia="Open Sans" w:hAnsi="Open Sans" w:cs="Open Sans"/>
          <w:b/>
          <w:bCs/>
          <w:color w:val="000000"/>
          <w:sz w:val="22"/>
          <w:szCs w:val="22"/>
        </w:rPr>
        <w:t>INDEMNITY</w:t>
      </w:r>
    </w:p>
    <w:p w14:paraId="0000009B"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09C"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The Parties hereby agree to indemnify and hold each other harmless from and against any indirect losses, claims, damages or liabilities (or actions in respect thereof) out of which a Party may become subject as a result of any grossly negligent act or wilful misconduct on the part of the other Party or a service provider, in the performance of its obligations under this Agreement.</w:t>
      </w:r>
    </w:p>
    <w:p w14:paraId="0000009D" w14:textId="77777777" w:rsidR="00B10685" w:rsidRDefault="00B10685">
      <w:pPr>
        <w:pBdr>
          <w:top w:val="nil"/>
          <w:left w:val="nil"/>
          <w:bottom w:val="nil"/>
          <w:right w:val="nil"/>
          <w:between w:val="nil"/>
        </w:pBdr>
        <w:ind w:left="540"/>
        <w:jc w:val="both"/>
        <w:rPr>
          <w:rFonts w:ascii="Open Sans" w:eastAsia="Open Sans" w:hAnsi="Open Sans" w:cs="Open Sans"/>
          <w:color w:val="000000"/>
          <w:sz w:val="22"/>
          <w:szCs w:val="22"/>
        </w:rPr>
      </w:pPr>
    </w:p>
    <w:p w14:paraId="0000009E"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This indemnification shall include without limitation, to any liability related to or resulting from a breach of third-party Intellectual Property rights.</w:t>
      </w:r>
    </w:p>
    <w:p w14:paraId="0000009F" w14:textId="77777777" w:rsidR="00B10685" w:rsidRDefault="00B10685">
      <w:pPr>
        <w:widowControl w:val="0"/>
        <w:pBdr>
          <w:top w:val="nil"/>
          <w:left w:val="nil"/>
          <w:bottom w:val="nil"/>
          <w:right w:val="nil"/>
          <w:between w:val="nil"/>
        </w:pBdr>
        <w:ind w:left="360"/>
        <w:jc w:val="both"/>
        <w:rPr>
          <w:rFonts w:ascii="Open Sans" w:eastAsia="Open Sans" w:hAnsi="Open Sans" w:cs="Open Sans"/>
          <w:color w:val="000000"/>
          <w:sz w:val="22"/>
          <w:szCs w:val="22"/>
        </w:rPr>
      </w:pPr>
    </w:p>
    <w:p w14:paraId="000000A0" w14:textId="77777777" w:rsidR="00B10685" w:rsidRDefault="00000000">
      <w:pPr>
        <w:numPr>
          <w:ilvl w:val="0"/>
          <w:numId w:val="9"/>
        </w:numPr>
        <w:pBdr>
          <w:top w:val="nil"/>
          <w:left w:val="nil"/>
          <w:bottom w:val="nil"/>
          <w:right w:val="nil"/>
          <w:between w:val="nil"/>
        </w:pBdr>
        <w:jc w:val="both"/>
        <w:rPr>
          <w:rFonts w:ascii="Open Sans" w:eastAsia="Open Sans" w:hAnsi="Open Sans" w:cs="Open Sans"/>
          <w:color w:val="000000"/>
          <w:sz w:val="22"/>
          <w:szCs w:val="22"/>
        </w:rPr>
        <w:pPrChange w:id="136" w:author="Lawyer" w:date="2026-05-27T18:26:00Z" w16du:dateUtc="2026-05-27T15:26:00Z">
          <w:pPr>
            <w:numPr>
              <w:numId w:val="33"/>
            </w:numPr>
            <w:pBdr>
              <w:top w:val="nil"/>
              <w:left w:val="nil"/>
              <w:bottom w:val="nil"/>
              <w:right w:val="nil"/>
              <w:between w:val="nil"/>
            </w:pBdr>
            <w:ind w:left="480" w:hanging="480"/>
            <w:jc w:val="both"/>
          </w:pPr>
        </w:pPrChange>
      </w:pPr>
      <w:r>
        <w:rPr>
          <w:rFonts w:ascii="Open Sans" w:eastAsia="Open Sans" w:hAnsi="Open Sans" w:cs="Open Sans"/>
          <w:b/>
          <w:bCs/>
          <w:color w:val="000000"/>
          <w:sz w:val="22"/>
          <w:szCs w:val="22"/>
        </w:rPr>
        <w:t>TERMINATION / SUSPENSION</w:t>
      </w:r>
    </w:p>
    <w:p w14:paraId="000000A1"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A2" w14:textId="77777777" w:rsidR="00B10685" w:rsidRDefault="00000000">
      <w:pPr>
        <w:numPr>
          <w:ilvl w:val="1"/>
          <w:numId w:val="9"/>
        </w:numPr>
        <w:pBdr>
          <w:top w:val="nil"/>
          <w:left w:val="nil"/>
          <w:bottom w:val="nil"/>
          <w:right w:val="nil"/>
          <w:between w:val="nil"/>
        </w:pBdr>
        <w:spacing w:after="160"/>
        <w:jc w:val="both"/>
        <w:rPr>
          <w:rFonts w:ascii="Open Sans" w:eastAsia="Open Sans" w:hAnsi="Open Sans" w:cs="Open Sans"/>
          <w:color w:val="000000"/>
          <w:sz w:val="22"/>
          <w:szCs w:val="22"/>
        </w:rPr>
        <w:pPrChange w:id="137" w:author="Lawyer" w:date="2026-05-27T18:26:00Z" w16du:dateUtc="2026-05-27T15:26:00Z">
          <w:pPr>
            <w:numPr>
              <w:ilvl w:val="1"/>
              <w:numId w:val="33"/>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lastRenderedPageBreak/>
        <w:t xml:space="preserve">Either Party may terminate this Agreement by serving on the other Party, thirty (30) Business Days prior notice in writing of its intention to do so. </w:t>
      </w:r>
    </w:p>
    <w:p w14:paraId="000000A3" w14:textId="77777777" w:rsidR="00B10685" w:rsidRDefault="00000000">
      <w:pPr>
        <w:numPr>
          <w:ilvl w:val="1"/>
          <w:numId w:val="9"/>
        </w:numPr>
        <w:pBdr>
          <w:top w:val="nil"/>
          <w:left w:val="nil"/>
          <w:bottom w:val="nil"/>
          <w:right w:val="nil"/>
          <w:between w:val="nil"/>
        </w:pBdr>
        <w:spacing w:after="160"/>
        <w:jc w:val="both"/>
        <w:rPr>
          <w:rFonts w:ascii="Open Sans" w:eastAsia="Open Sans" w:hAnsi="Open Sans" w:cs="Open Sans"/>
          <w:color w:val="000000"/>
          <w:sz w:val="22"/>
          <w:szCs w:val="22"/>
        </w:rPr>
        <w:pPrChange w:id="138" w:author="Lawyer" w:date="2026-05-27T18:26:00Z" w16du:dateUtc="2026-05-27T15:26:00Z">
          <w:pPr>
            <w:numPr>
              <w:ilvl w:val="1"/>
              <w:numId w:val="33"/>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 xml:space="preserve">A complaining Party may terminate this Agreement where the defaulting Party fails to perform its obligation(s) under this Agreement, and such non-performance is not rectified to the complaining Party’s satisfaction within twenty (20) Business Days after a written notice is served by the complaining Party to the defaulting Party to do so. </w:t>
      </w:r>
    </w:p>
    <w:p w14:paraId="000000A4" w14:textId="77777777" w:rsidR="00B10685" w:rsidRDefault="00000000">
      <w:pPr>
        <w:numPr>
          <w:ilvl w:val="1"/>
          <w:numId w:val="9"/>
        </w:numPr>
        <w:pBdr>
          <w:top w:val="nil"/>
          <w:left w:val="nil"/>
          <w:bottom w:val="nil"/>
          <w:right w:val="nil"/>
          <w:between w:val="nil"/>
        </w:pBdr>
        <w:spacing w:after="160"/>
        <w:jc w:val="both"/>
        <w:rPr>
          <w:rFonts w:ascii="Open Sans" w:eastAsia="Open Sans" w:hAnsi="Open Sans" w:cs="Open Sans"/>
          <w:color w:val="000000"/>
          <w:sz w:val="22"/>
          <w:szCs w:val="22"/>
        </w:rPr>
        <w:pPrChange w:id="139" w:author="Lawyer" w:date="2026-05-27T18:26:00Z" w16du:dateUtc="2026-05-27T15:26:00Z">
          <w:pPr>
            <w:numPr>
              <w:ilvl w:val="1"/>
              <w:numId w:val="33"/>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The Parties agree that this Agreement may be terminated automatically and without liability, via the agreement of the Parties in writing, indicating their intention to do so.</w:t>
      </w:r>
    </w:p>
    <w:p w14:paraId="000000A5" w14:textId="77777777" w:rsidR="00B10685" w:rsidRDefault="00000000">
      <w:pPr>
        <w:numPr>
          <w:ilvl w:val="1"/>
          <w:numId w:val="9"/>
        </w:numPr>
        <w:pBdr>
          <w:top w:val="nil"/>
          <w:left w:val="nil"/>
          <w:bottom w:val="nil"/>
          <w:right w:val="nil"/>
          <w:between w:val="nil"/>
        </w:pBdr>
        <w:spacing w:after="160"/>
        <w:jc w:val="both"/>
        <w:rPr>
          <w:rFonts w:ascii="Open Sans" w:eastAsia="Open Sans" w:hAnsi="Open Sans" w:cs="Open Sans"/>
          <w:color w:val="000000"/>
          <w:sz w:val="22"/>
          <w:szCs w:val="22"/>
        </w:rPr>
        <w:pPrChange w:id="140" w:author="Lawyer" w:date="2026-05-27T18:26:00Z" w16du:dateUtc="2026-05-27T15:26:00Z">
          <w:pPr>
            <w:numPr>
              <w:ilvl w:val="1"/>
              <w:numId w:val="33"/>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MAPLERAD reserves the right to suspend/terminate any aspect of the Service provided to the CLIENT, by serving a notice in writing on the CLIENT of its intention to do so, if;</w:t>
      </w:r>
    </w:p>
    <w:p w14:paraId="000000A6" w14:textId="77777777" w:rsidR="00B10685" w:rsidRDefault="00000000">
      <w:pPr>
        <w:numPr>
          <w:ilvl w:val="2"/>
          <w:numId w:val="9"/>
        </w:numPr>
        <w:pBdr>
          <w:top w:val="nil"/>
          <w:left w:val="nil"/>
          <w:bottom w:val="nil"/>
          <w:right w:val="nil"/>
          <w:between w:val="nil"/>
        </w:pBdr>
        <w:spacing w:after="160"/>
        <w:jc w:val="both"/>
        <w:rPr>
          <w:rFonts w:ascii="Open Sans" w:eastAsia="Open Sans" w:hAnsi="Open Sans" w:cs="Open Sans"/>
          <w:color w:val="000000"/>
          <w:sz w:val="22"/>
          <w:szCs w:val="22"/>
        </w:rPr>
        <w:pPrChange w:id="141" w:author="Lawyer" w:date="2026-05-27T18:26:00Z" w16du:dateUtc="2026-05-27T15:26:00Z">
          <w:pPr>
            <w:numPr>
              <w:ilvl w:val="2"/>
              <w:numId w:val="33"/>
            </w:numPr>
            <w:pBdr>
              <w:top w:val="nil"/>
              <w:left w:val="nil"/>
              <w:bottom w:val="nil"/>
              <w:right w:val="nil"/>
              <w:between w:val="nil"/>
            </w:pBdr>
            <w:spacing w:after="160"/>
            <w:ind w:left="1980" w:hanging="720"/>
            <w:jc w:val="both"/>
          </w:pPr>
        </w:pPrChange>
      </w:pPr>
      <w:r>
        <w:rPr>
          <w:rFonts w:ascii="Open Sans" w:eastAsia="Open Sans" w:hAnsi="Open Sans" w:cs="Open Sans"/>
          <w:color w:val="000000"/>
          <w:sz w:val="22"/>
          <w:szCs w:val="22"/>
        </w:rPr>
        <w:t xml:space="preserve">The CLIENT uses any aspect of the Service for illegal/unlawful activities; </w:t>
      </w:r>
    </w:p>
    <w:p w14:paraId="000000A7" w14:textId="77777777" w:rsidR="00B10685" w:rsidRDefault="00000000">
      <w:pPr>
        <w:numPr>
          <w:ilvl w:val="2"/>
          <w:numId w:val="9"/>
        </w:numPr>
        <w:pBdr>
          <w:top w:val="nil"/>
          <w:left w:val="nil"/>
          <w:bottom w:val="nil"/>
          <w:right w:val="nil"/>
          <w:between w:val="nil"/>
        </w:pBdr>
        <w:spacing w:after="160"/>
        <w:jc w:val="both"/>
        <w:rPr>
          <w:rFonts w:ascii="Open Sans" w:eastAsia="Open Sans" w:hAnsi="Open Sans" w:cs="Open Sans"/>
          <w:color w:val="000000"/>
          <w:sz w:val="22"/>
          <w:szCs w:val="22"/>
        </w:rPr>
        <w:pPrChange w:id="142" w:author="Lawyer" w:date="2026-05-27T18:26:00Z" w16du:dateUtc="2026-05-27T15:26:00Z">
          <w:pPr>
            <w:numPr>
              <w:ilvl w:val="2"/>
              <w:numId w:val="33"/>
            </w:numPr>
            <w:pBdr>
              <w:top w:val="nil"/>
              <w:left w:val="nil"/>
              <w:bottom w:val="nil"/>
              <w:right w:val="nil"/>
              <w:between w:val="nil"/>
            </w:pBdr>
            <w:spacing w:after="160"/>
            <w:ind w:left="1980" w:hanging="720"/>
            <w:jc w:val="both"/>
          </w:pPr>
        </w:pPrChange>
      </w:pPr>
      <w:r>
        <w:rPr>
          <w:rFonts w:ascii="Open Sans" w:eastAsia="Open Sans" w:hAnsi="Open Sans" w:cs="Open Sans"/>
          <w:color w:val="000000"/>
          <w:sz w:val="22"/>
          <w:szCs w:val="22"/>
        </w:rPr>
        <w:t>The CLIENT is in breach of any of the terms and conditions of this Agreement or as communicated by MAPLERAD subsequently in writing, in respect of the use of any aspect of the Service, PROVIDED THAT such breach is not capable of being remedied;</w:t>
      </w:r>
    </w:p>
    <w:p w14:paraId="000000A8" w14:textId="77777777" w:rsidR="00B10685" w:rsidRDefault="00000000">
      <w:pPr>
        <w:numPr>
          <w:ilvl w:val="2"/>
          <w:numId w:val="9"/>
        </w:numPr>
        <w:pBdr>
          <w:top w:val="nil"/>
          <w:left w:val="nil"/>
          <w:bottom w:val="nil"/>
          <w:right w:val="nil"/>
          <w:between w:val="nil"/>
        </w:pBdr>
        <w:spacing w:after="160"/>
        <w:jc w:val="both"/>
        <w:rPr>
          <w:rFonts w:ascii="Open Sans" w:eastAsia="Open Sans" w:hAnsi="Open Sans" w:cs="Open Sans"/>
          <w:color w:val="000000"/>
          <w:sz w:val="22"/>
          <w:szCs w:val="22"/>
        </w:rPr>
        <w:pPrChange w:id="143" w:author="Lawyer" w:date="2026-05-27T18:26:00Z" w16du:dateUtc="2026-05-27T15:26:00Z">
          <w:pPr>
            <w:numPr>
              <w:ilvl w:val="2"/>
              <w:numId w:val="33"/>
            </w:numPr>
            <w:pBdr>
              <w:top w:val="nil"/>
              <w:left w:val="nil"/>
              <w:bottom w:val="nil"/>
              <w:right w:val="nil"/>
              <w:between w:val="nil"/>
            </w:pBdr>
            <w:spacing w:after="160"/>
            <w:ind w:left="1980" w:hanging="720"/>
            <w:jc w:val="both"/>
          </w:pPr>
        </w:pPrChange>
      </w:pPr>
      <w:r>
        <w:rPr>
          <w:rFonts w:ascii="Open Sans" w:eastAsia="Open Sans" w:hAnsi="Open Sans" w:cs="Open Sans"/>
          <w:color w:val="000000"/>
          <w:sz w:val="22"/>
          <w:szCs w:val="22"/>
        </w:rPr>
        <w:t xml:space="preserve">any of the service provider suspends or terminates its agreement with MAPLERAD to provide any aspect of the Service to MAPLERAD </w:t>
      </w:r>
    </w:p>
    <w:p w14:paraId="000000A9" w14:textId="77777777" w:rsidR="00B10685" w:rsidRDefault="00000000">
      <w:pPr>
        <w:numPr>
          <w:ilvl w:val="1"/>
          <w:numId w:val="9"/>
        </w:numPr>
        <w:pBdr>
          <w:top w:val="nil"/>
          <w:left w:val="nil"/>
          <w:bottom w:val="nil"/>
          <w:right w:val="nil"/>
          <w:between w:val="nil"/>
        </w:pBdr>
        <w:spacing w:after="160"/>
        <w:jc w:val="both"/>
        <w:rPr>
          <w:rFonts w:ascii="Open Sans" w:eastAsia="Open Sans" w:hAnsi="Open Sans" w:cs="Open Sans"/>
          <w:color w:val="000000"/>
          <w:sz w:val="22"/>
          <w:szCs w:val="22"/>
        </w:rPr>
        <w:pPrChange w:id="144" w:author="Lawyer" w:date="2026-05-27T18:26:00Z" w16du:dateUtc="2026-05-27T15:26:00Z">
          <w:pPr>
            <w:numPr>
              <w:ilvl w:val="1"/>
              <w:numId w:val="33"/>
            </w:numPr>
            <w:pBdr>
              <w:top w:val="nil"/>
              <w:left w:val="nil"/>
              <w:bottom w:val="nil"/>
              <w:right w:val="nil"/>
              <w:between w:val="nil"/>
            </w:pBdr>
            <w:spacing w:after="160"/>
            <w:ind w:left="1260" w:hanging="720"/>
            <w:jc w:val="both"/>
          </w:pPr>
        </w:pPrChange>
      </w:pPr>
      <w:r>
        <w:rPr>
          <w:rFonts w:ascii="Open Sans" w:eastAsia="Open Sans" w:hAnsi="Open Sans" w:cs="Open Sans"/>
          <w:color w:val="000000"/>
          <w:sz w:val="22"/>
          <w:szCs w:val="22"/>
        </w:rPr>
        <w:t xml:space="preserve">A Party may immediately terminate this Agreement without liability for breach if the other Party: </w:t>
      </w:r>
    </w:p>
    <w:p w14:paraId="000000AA" w14:textId="77777777" w:rsidR="00B10685" w:rsidRDefault="00000000">
      <w:pPr>
        <w:numPr>
          <w:ilvl w:val="2"/>
          <w:numId w:val="9"/>
        </w:numPr>
        <w:pBdr>
          <w:top w:val="nil"/>
          <w:left w:val="nil"/>
          <w:bottom w:val="nil"/>
          <w:right w:val="nil"/>
          <w:between w:val="nil"/>
        </w:pBdr>
        <w:spacing w:before="200" w:after="200"/>
        <w:jc w:val="both"/>
        <w:rPr>
          <w:rFonts w:ascii="Open Sans" w:eastAsia="Open Sans" w:hAnsi="Open Sans" w:cs="Open Sans"/>
          <w:color w:val="000000"/>
          <w:sz w:val="22"/>
          <w:szCs w:val="22"/>
        </w:rPr>
        <w:pPrChange w:id="145" w:author="Lawyer" w:date="2026-05-27T18:26:00Z" w16du:dateUtc="2026-05-27T15:26:00Z">
          <w:pPr>
            <w:numPr>
              <w:ilvl w:val="2"/>
              <w:numId w:val="33"/>
            </w:numPr>
            <w:pBdr>
              <w:top w:val="nil"/>
              <w:left w:val="nil"/>
              <w:bottom w:val="nil"/>
              <w:right w:val="nil"/>
              <w:between w:val="nil"/>
            </w:pBdr>
            <w:spacing w:before="200" w:after="200"/>
            <w:ind w:left="1980" w:hanging="720"/>
            <w:jc w:val="both"/>
          </w:pPr>
        </w:pPrChange>
      </w:pPr>
      <w:r>
        <w:rPr>
          <w:rFonts w:ascii="Open Sans" w:eastAsia="Open Sans" w:hAnsi="Open Sans" w:cs="Open Sans"/>
          <w:color w:val="000000"/>
          <w:sz w:val="22"/>
          <w:szCs w:val="22"/>
        </w:rPr>
        <w:t>makes any arrangement with or compounds with its creditors;</w:t>
      </w:r>
    </w:p>
    <w:p w14:paraId="000000AB" w14:textId="77777777" w:rsidR="00B10685" w:rsidRDefault="00000000">
      <w:pPr>
        <w:numPr>
          <w:ilvl w:val="2"/>
          <w:numId w:val="9"/>
        </w:numPr>
        <w:pBdr>
          <w:top w:val="nil"/>
          <w:left w:val="nil"/>
          <w:bottom w:val="nil"/>
          <w:right w:val="nil"/>
          <w:between w:val="nil"/>
        </w:pBdr>
        <w:spacing w:before="200" w:after="200"/>
        <w:jc w:val="both"/>
        <w:rPr>
          <w:rFonts w:ascii="Open Sans" w:eastAsia="Open Sans" w:hAnsi="Open Sans" w:cs="Open Sans"/>
          <w:color w:val="000000"/>
          <w:sz w:val="22"/>
          <w:szCs w:val="22"/>
        </w:rPr>
        <w:pPrChange w:id="146" w:author="Lawyer" w:date="2026-05-27T18:26:00Z" w16du:dateUtc="2026-05-27T15:26:00Z">
          <w:pPr>
            <w:numPr>
              <w:ilvl w:val="2"/>
              <w:numId w:val="33"/>
            </w:numPr>
            <w:pBdr>
              <w:top w:val="nil"/>
              <w:left w:val="nil"/>
              <w:bottom w:val="nil"/>
              <w:right w:val="nil"/>
              <w:between w:val="nil"/>
            </w:pBdr>
            <w:spacing w:before="200" w:after="200"/>
            <w:ind w:left="1980" w:hanging="720"/>
            <w:jc w:val="both"/>
          </w:pPr>
        </w:pPrChange>
      </w:pPr>
      <w:r>
        <w:rPr>
          <w:rFonts w:ascii="Open Sans" w:eastAsia="Open Sans" w:hAnsi="Open Sans" w:cs="Open Sans"/>
          <w:color w:val="000000"/>
          <w:sz w:val="22"/>
          <w:szCs w:val="22"/>
        </w:rPr>
        <w:t>a receiver, an administrative receiver or similar officer is appointed to take over and/or manage its affairs;</w:t>
      </w:r>
    </w:p>
    <w:p w14:paraId="000000AC" w14:textId="77777777" w:rsidR="00B10685" w:rsidRDefault="00000000">
      <w:pPr>
        <w:numPr>
          <w:ilvl w:val="2"/>
          <w:numId w:val="9"/>
        </w:numPr>
        <w:pBdr>
          <w:top w:val="nil"/>
          <w:left w:val="nil"/>
          <w:bottom w:val="nil"/>
          <w:right w:val="nil"/>
          <w:between w:val="nil"/>
        </w:pBdr>
        <w:spacing w:before="200" w:after="200"/>
        <w:jc w:val="both"/>
        <w:rPr>
          <w:rFonts w:ascii="Open Sans" w:eastAsia="Open Sans" w:hAnsi="Open Sans" w:cs="Open Sans"/>
          <w:color w:val="000000"/>
          <w:sz w:val="22"/>
          <w:szCs w:val="22"/>
        </w:rPr>
        <w:pPrChange w:id="147" w:author="Lawyer" w:date="2026-05-27T18:26:00Z" w16du:dateUtc="2026-05-27T15:26:00Z">
          <w:pPr>
            <w:numPr>
              <w:ilvl w:val="2"/>
              <w:numId w:val="33"/>
            </w:numPr>
            <w:pBdr>
              <w:top w:val="nil"/>
              <w:left w:val="nil"/>
              <w:bottom w:val="nil"/>
              <w:right w:val="nil"/>
              <w:between w:val="nil"/>
            </w:pBdr>
            <w:spacing w:before="200" w:after="200"/>
            <w:ind w:left="1980" w:hanging="720"/>
            <w:jc w:val="both"/>
          </w:pPr>
        </w:pPrChange>
      </w:pPr>
      <w:r>
        <w:rPr>
          <w:rFonts w:ascii="Open Sans" w:eastAsia="Open Sans" w:hAnsi="Open Sans" w:cs="Open Sans"/>
          <w:color w:val="000000"/>
          <w:sz w:val="22"/>
          <w:szCs w:val="22"/>
        </w:rPr>
        <w:t>passes a resolution for, or has a petition presented for, or enters into administration or liquidation; or</w:t>
      </w:r>
    </w:p>
    <w:p w14:paraId="000000AD" w14:textId="77777777" w:rsidR="00B10685" w:rsidRDefault="00000000">
      <w:pPr>
        <w:numPr>
          <w:ilvl w:val="2"/>
          <w:numId w:val="9"/>
        </w:numPr>
        <w:pBdr>
          <w:top w:val="nil"/>
          <w:left w:val="nil"/>
          <w:bottom w:val="nil"/>
          <w:right w:val="nil"/>
          <w:between w:val="nil"/>
        </w:pBdr>
        <w:spacing w:before="200" w:after="200"/>
        <w:jc w:val="both"/>
        <w:rPr>
          <w:rFonts w:ascii="Open Sans" w:eastAsia="Open Sans" w:hAnsi="Open Sans" w:cs="Open Sans"/>
          <w:color w:val="000000"/>
          <w:sz w:val="22"/>
          <w:szCs w:val="22"/>
        </w:rPr>
        <w:pPrChange w:id="148" w:author="Lawyer" w:date="2026-05-27T18:26:00Z" w16du:dateUtc="2026-05-27T15:26:00Z">
          <w:pPr>
            <w:numPr>
              <w:ilvl w:val="2"/>
              <w:numId w:val="33"/>
            </w:numPr>
            <w:pBdr>
              <w:top w:val="nil"/>
              <w:left w:val="nil"/>
              <w:bottom w:val="nil"/>
              <w:right w:val="nil"/>
              <w:between w:val="nil"/>
            </w:pBdr>
            <w:spacing w:before="200" w:after="200"/>
            <w:ind w:left="1980" w:hanging="720"/>
            <w:jc w:val="both"/>
          </w:pPr>
        </w:pPrChange>
      </w:pPr>
      <w:r>
        <w:rPr>
          <w:rFonts w:ascii="Open Sans" w:eastAsia="Open Sans" w:hAnsi="Open Sans" w:cs="Open Sans"/>
          <w:color w:val="000000"/>
          <w:sz w:val="22"/>
          <w:szCs w:val="22"/>
        </w:rPr>
        <w:t>ceases carrying on business or becomes insolvent.</w:t>
      </w:r>
    </w:p>
    <w:p w14:paraId="000000AE" w14:textId="77777777" w:rsidR="00B10685" w:rsidRDefault="00000000">
      <w:pPr>
        <w:numPr>
          <w:ilvl w:val="1"/>
          <w:numId w:val="9"/>
        </w:numPr>
        <w:pBdr>
          <w:top w:val="nil"/>
          <w:left w:val="nil"/>
          <w:bottom w:val="nil"/>
          <w:right w:val="nil"/>
          <w:between w:val="nil"/>
        </w:pBdr>
        <w:spacing w:before="200" w:after="200" w:line="288" w:lineRule="auto"/>
        <w:jc w:val="both"/>
        <w:rPr>
          <w:rFonts w:ascii="Open Sans" w:eastAsia="Open Sans" w:hAnsi="Open Sans" w:cs="Open Sans"/>
          <w:color w:val="000000"/>
          <w:sz w:val="22"/>
          <w:szCs w:val="22"/>
        </w:rPr>
        <w:pPrChange w:id="149" w:author="Lawyer" w:date="2026-05-27T18:26:00Z" w16du:dateUtc="2026-05-27T15:26:00Z">
          <w:pPr>
            <w:numPr>
              <w:ilvl w:val="1"/>
              <w:numId w:val="33"/>
            </w:numPr>
            <w:pBdr>
              <w:top w:val="nil"/>
              <w:left w:val="nil"/>
              <w:bottom w:val="nil"/>
              <w:right w:val="nil"/>
              <w:between w:val="nil"/>
            </w:pBdr>
            <w:spacing w:before="200" w:after="200" w:line="288" w:lineRule="auto"/>
            <w:ind w:left="1260" w:hanging="720"/>
            <w:jc w:val="both"/>
          </w:pPr>
        </w:pPrChange>
      </w:pPr>
      <w:r>
        <w:rPr>
          <w:rFonts w:ascii="Open Sans" w:eastAsia="Open Sans" w:hAnsi="Open Sans" w:cs="Open Sans"/>
          <w:b/>
          <w:bCs/>
          <w:color w:val="000000"/>
          <w:sz w:val="22"/>
          <w:szCs w:val="22"/>
        </w:rPr>
        <w:t>Effect of Termination</w:t>
      </w:r>
    </w:p>
    <w:p w14:paraId="000000AF" w14:textId="77777777" w:rsidR="00B10685" w:rsidRDefault="00000000">
      <w:pPr>
        <w:pBdr>
          <w:top w:val="nil"/>
          <w:left w:val="nil"/>
          <w:bottom w:val="nil"/>
          <w:right w:val="nil"/>
          <w:between w:val="nil"/>
        </w:pBdr>
        <w:spacing w:after="160"/>
        <w:ind w:left="1260"/>
        <w:jc w:val="both"/>
        <w:rPr>
          <w:rFonts w:ascii="Open Sans" w:eastAsia="Open Sans" w:hAnsi="Open Sans" w:cs="Open Sans"/>
          <w:color w:val="000000"/>
          <w:sz w:val="22"/>
          <w:szCs w:val="22"/>
        </w:rPr>
      </w:pPr>
      <w:r>
        <w:rPr>
          <w:rFonts w:ascii="Open Sans" w:eastAsia="Open Sans" w:hAnsi="Open Sans" w:cs="Open Sans"/>
          <w:color w:val="000000"/>
          <w:sz w:val="22"/>
          <w:szCs w:val="22"/>
        </w:rPr>
        <w:t>Upon the date of termination of this Agreement for whatever reason;</w:t>
      </w:r>
    </w:p>
    <w:p w14:paraId="000000B0" w14:textId="77777777" w:rsidR="00B10685" w:rsidRDefault="00000000">
      <w:pPr>
        <w:numPr>
          <w:ilvl w:val="2"/>
          <w:numId w:val="9"/>
        </w:numPr>
        <w:pBdr>
          <w:top w:val="nil"/>
          <w:left w:val="nil"/>
          <w:bottom w:val="nil"/>
          <w:right w:val="nil"/>
          <w:between w:val="nil"/>
        </w:pBdr>
        <w:spacing w:after="160"/>
        <w:jc w:val="both"/>
        <w:rPr>
          <w:rFonts w:ascii="Open Sans" w:eastAsia="Open Sans" w:hAnsi="Open Sans" w:cs="Open Sans"/>
          <w:b/>
          <w:bCs/>
          <w:color w:val="000000"/>
          <w:sz w:val="22"/>
          <w:szCs w:val="22"/>
        </w:rPr>
        <w:pPrChange w:id="150" w:author="Lawyer" w:date="2026-05-27T18:26:00Z" w16du:dateUtc="2026-05-27T15:26:00Z">
          <w:pPr>
            <w:numPr>
              <w:ilvl w:val="2"/>
              <w:numId w:val="33"/>
            </w:numPr>
            <w:pBdr>
              <w:top w:val="nil"/>
              <w:left w:val="nil"/>
              <w:bottom w:val="nil"/>
              <w:right w:val="nil"/>
              <w:between w:val="nil"/>
            </w:pBdr>
            <w:spacing w:after="160"/>
            <w:ind w:left="1980" w:hanging="720"/>
            <w:jc w:val="both"/>
          </w:pPr>
        </w:pPrChange>
      </w:pPr>
      <w:r>
        <w:rPr>
          <w:rFonts w:ascii="Open Sans" w:eastAsia="Open Sans" w:hAnsi="Open Sans" w:cs="Open Sans"/>
          <w:color w:val="000000"/>
          <w:sz w:val="22"/>
          <w:szCs w:val="22"/>
        </w:rPr>
        <w:t>all rights and authorizations granted under this Agreement shall rescind immediately.</w:t>
      </w:r>
    </w:p>
    <w:p w14:paraId="000000B1" w14:textId="77777777" w:rsidR="00B10685" w:rsidRDefault="00000000">
      <w:pPr>
        <w:numPr>
          <w:ilvl w:val="2"/>
          <w:numId w:val="9"/>
        </w:numPr>
        <w:pBdr>
          <w:top w:val="nil"/>
          <w:left w:val="nil"/>
          <w:bottom w:val="nil"/>
          <w:right w:val="nil"/>
          <w:between w:val="nil"/>
        </w:pBdr>
        <w:spacing w:after="160"/>
        <w:jc w:val="both"/>
        <w:rPr>
          <w:rFonts w:ascii="Open Sans" w:eastAsia="Open Sans" w:hAnsi="Open Sans" w:cs="Open Sans"/>
          <w:b/>
          <w:bCs/>
          <w:color w:val="000000"/>
          <w:sz w:val="22"/>
          <w:szCs w:val="22"/>
        </w:rPr>
        <w:pPrChange w:id="151" w:author="Lawyer" w:date="2026-05-27T18:26:00Z" w16du:dateUtc="2026-05-27T15:26:00Z">
          <w:pPr>
            <w:numPr>
              <w:ilvl w:val="2"/>
              <w:numId w:val="33"/>
            </w:numPr>
            <w:pBdr>
              <w:top w:val="nil"/>
              <w:left w:val="nil"/>
              <w:bottom w:val="nil"/>
              <w:right w:val="nil"/>
              <w:between w:val="nil"/>
            </w:pBdr>
            <w:spacing w:after="160"/>
            <w:ind w:left="1980" w:hanging="720"/>
            <w:jc w:val="both"/>
          </w:pPr>
        </w:pPrChange>
      </w:pPr>
      <w:r>
        <w:rPr>
          <w:rFonts w:ascii="Open Sans" w:eastAsia="Open Sans" w:hAnsi="Open Sans" w:cs="Open Sans"/>
          <w:color w:val="000000"/>
          <w:sz w:val="22"/>
          <w:szCs w:val="22"/>
        </w:rPr>
        <w:t xml:space="preserve">any payment obligation outstanding and due to a Party under this Agreement, shall become due and payable immediately. </w:t>
      </w:r>
    </w:p>
    <w:p w14:paraId="000000B2" w14:textId="77777777" w:rsidR="00B10685" w:rsidRDefault="00000000">
      <w:pPr>
        <w:numPr>
          <w:ilvl w:val="2"/>
          <w:numId w:val="9"/>
        </w:numPr>
        <w:pBdr>
          <w:top w:val="nil"/>
          <w:left w:val="nil"/>
          <w:bottom w:val="nil"/>
          <w:right w:val="nil"/>
          <w:between w:val="nil"/>
        </w:pBdr>
        <w:spacing w:after="160"/>
        <w:jc w:val="both"/>
        <w:rPr>
          <w:rFonts w:ascii="Open Sans" w:eastAsia="Open Sans" w:hAnsi="Open Sans" w:cs="Open Sans"/>
          <w:b/>
          <w:bCs/>
          <w:color w:val="000000"/>
          <w:sz w:val="22"/>
          <w:szCs w:val="22"/>
        </w:rPr>
        <w:pPrChange w:id="152" w:author="Lawyer" w:date="2026-05-27T18:26:00Z" w16du:dateUtc="2026-05-27T15:26:00Z">
          <w:pPr>
            <w:numPr>
              <w:ilvl w:val="2"/>
              <w:numId w:val="33"/>
            </w:numPr>
            <w:pBdr>
              <w:top w:val="nil"/>
              <w:left w:val="nil"/>
              <w:bottom w:val="nil"/>
              <w:right w:val="nil"/>
              <w:between w:val="nil"/>
            </w:pBdr>
            <w:spacing w:after="160"/>
            <w:ind w:left="1980" w:hanging="720"/>
            <w:jc w:val="both"/>
          </w:pPr>
        </w:pPrChange>
      </w:pPr>
      <w:r>
        <w:rPr>
          <w:rFonts w:ascii="Open Sans" w:eastAsia="Open Sans" w:hAnsi="Open Sans" w:cs="Open Sans"/>
          <w:color w:val="000000"/>
          <w:sz w:val="22"/>
          <w:szCs w:val="22"/>
        </w:rPr>
        <w:lastRenderedPageBreak/>
        <w:t>All Confidential Information disclosed by the disclosing Party in connection with the Service, shall be returned to the disclosing Party within a reasonable time to be agreed by the Parties, and the receiving Party shall provide a sworn declaration on oath verifying that same has been complied with.</w:t>
      </w:r>
    </w:p>
    <w:p w14:paraId="000000B3" w14:textId="77777777" w:rsidR="00B10685" w:rsidRDefault="00000000">
      <w:pPr>
        <w:numPr>
          <w:ilvl w:val="1"/>
          <w:numId w:val="9"/>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53" w:author="Lawyer" w:date="2026-05-27T18:26:00Z" w16du:dateUtc="2026-05-27T15:26:00Z">
          <w:pPr>
            <w:numPr>
              <w:ilvl w:val="1"/>
              <w:numId w:val="33"/>
            </w:numPr>
            <w:pBdr>
              <w:top w:val="nil"/>
              <w:left w:val="nil"/>
              <w:bottom w:val="nil"/>
              <w:right w:val="nil"/>
              <w:between w:val="nil"/>
            </w:pBdr>
            <w:spacing w:after="160" w:line="288" w:lineRule="auto"/>
            <w:ind w:left="1260" w:hanging="720"/>
            <w:jc w:val="both"/>
          </w:pPr>
        </w:pPrChange>
      </w:pPr>
      <w:r>
        <w:rPr>
          <w:rFonts w:ascii="Open Sans" w:eastAsia="Open Sans" w:hAnsi="Open Sans" w:cs="Open Sans"/>
          <w:b/>
          <w:bCs/>
          <w:color w:val="000000"/>
          <w:sz w:val="22"/>
          <w:szCs w:val="22"/>
        </w:rPr>
        <w:t xml:space="preserve">Survival – </w:t>
      </w:r>
      <w:r>
        <w:rPr>
          <w:rFonts w:ascii="Open Sans" w:eastAsia="Open Sans" w:hAnsi="Open Sans" w:cs="Open Sans"/>
          <w:color w:val="000000"/>
          <w:sz w:val="22"/>
          <w:szCs w:val="22"/>
        </w:rPr>
        <w:t>The Clauses relating to Representations and Warranties, Limitation of Liability, Indemnity, Confidentiality, Intellectual Property, Governing Law and Dispute Resolution, Termination in this Agreement shall survive the expiration or termination of this Agreement.</w:t>
      </w:r>
    </w:p>
    <w:p w14:paraId="000000B4" w14:textId="77777777" w:rsidR="00B10685" w:rsidRDefault="00B10685">
      <w:pPr>
        <w:pBdr>
          <w:top w:val="nil"/>
          <w:left w:val="nil"/>
          <w:bottom w:val="nil"/>
          <w:right w:val="nil"/>
          <w:between w:val="nil"/>
        </w:pBdr>
        <w:ind w:left="480"/>
        <w:jc w:val="both"/>
        <w:rPr>
          <w:rFonts w:ascii="Open Sans" w:eastAsia="Open Sans" w:hAnsi="Open Sans" w:cs="Open Sans"/>
          <w:color w:val="000000"/>
          <w:sz w:val="22"/>
          <w:szCs w:val="22"/>
        </w:rPr>
      </w:pPr>
    </w:p>
    <w:p w14:paraId="000000B5" w14:textId="77777777" w:rsidR="00B10685" w:rsidRDefault="00000000">
      <w:pPr>
        <w:numPr>
          <w:ilvl w:val="0"/>
          <w:numId w:val="19"/>
        </w:numPr>
        <w:pBdr>
          <w:top w:val="nil"/>
          <w:left w:val="nil"/>
          <w:bottom w:val="nil"/>
          <w:right w:val="nil"/>
          <w:between w:val="nil"/>
        </w:pBdr>
        <w:jc w:val="both"/>
        <w:rPr>
          <w:rFonts w:ascii="Open Sans" w:eastAsia="Open Sans" w:hAnsi="Open Sans" w:cs="Open Sans"/>
          <w:color w:val="000000"/>
          <w:sz w:val="22"/>
          <w:szCs w:val="22"/>
        </w:rPr>
        <w:pPrChange w:id="154" w:author="Lawyer" w:date="2026-05-27T18:26:00Z" w16du:dateUtc="2026-05-27T15:26:00Z">
          <w:pPr>
            <w:numPr>
              <w:numId w:val="43"/>
            </w:numPr>
            <w:pBdr>
              <w:top w:val="nil"/>
              <w:left w:val="nil"/>
              <w:bottom w:val="nil"/>
              <w:right w:val="nil"/>
              <w:between w:val="nil"/>
            </w:pBdr>
            <w:ind w:left="480" w:hanging="480"/>
            <w:jc w:val="both"/>
          </w:pPr>
        </w:pPrChange>
      </w:pPr>
      <w:r>
        <w:rPr>
          <w:rFonts w:ascii="Open Sans" w:eastAsia="Open Sans" w:hAnsi="Open Sans" w:cs="Open Sans"/>
          <w:b/>
          <w:bCs/>
          <w:color w:val="000000"/>
          <w:sz w:val="22"/>
          <w:szCs w:val="22"/>
        </w:rPr>
        <w:t>CONFIDENTIALITY &amp; NON-DISCLOSURE UNDERTAKING</w:t>
      </w:r>
    </w:p>
    <w:p w14:paraId="000000B6" w14:textId="77777777" w:rsidR="00B10685" w:rsidRDefault="00B10685">
      <w:pPr>
        <w:pBdr>
          <w:top w:val="nil"/>
          <w:left w:val="nil"/>
          <w:bottom w:val="nil"/>
          <w:right w:val="nil"/>
          <w:between w:val="nil"/>
        </w:pBdr>
        <w:ind w:left="1080"/>
        <w:jc w:val="both"/>
        <w:rPr>
          <w:rFonts w:ascii="Open Sans" w:eastAsia="Open Sans" w:hAnsi="Open Sans" w:cs="Open Sans"/>
          <w:color w:val="000000"/>
          <w:sz w:val="22"/>
          <w:szCs w:val="22"/>
        </w:rPr>
      </w:pPr>
    </w:p>
    <w:p w14:paraId="000000B7" w14:textId="77777777" w:rsidR="00B10685" w:rsidRDefault="00000000">
      <w:pPr>
        <w:numPr>
          <w:ilvl w:val="1"/>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55" w:author="Lawyer" w:date="2026-05-27T18:26:00Z" w16du:dateUtc="2026-05-27T15:26:00Z">
          <w:pPr>
            <w:numPr>
              <w:ilvl w:val="1"/>
              <w:numId w:val="46"/>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During the Term of this Agreement, the receiving Party shall make all reasonable and diligent efforts to keep confidential and not disclose to any third Party or use for its own benefit, the disclosing Party’s Confidential Information disclosed in furtherance of the provision of the Service.</w:t>
      </w:r>
    </w:p>
    <w:p w14:paraId="000000B8" w14:textId="77777777" w:rsidR="00B10685" w:rsidRDefault="00000000">
      <w:pPr>
        <w:numPr>
          <w:ilvl w:val="1"/>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56" w:author="Lawyer" w:date="2026-05-27T18:26:00Z" w16du:dateUtc="2026-05-27T15:26:00Z">
          <w:pPr>
            <w:numPr>
              <w:ilvl w:val="1"/>
              <w:numId w:val="46"/>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The receiving Party shall protect the Confidential Information disclosed pursuant to the provisions of this Agreement using the same standard of care that the receiving Party applies to safeguard its own proprietary, secret or Confidential Information and that the information shall be stored and handled in such a way as to prevent any unauthorized disclosure thereof.</w:t>
      </w:r>
    </w:p>
    <w:p w14:paraId="000000B9" w14:textId="77777777" w:rsidR="00B10685" w:rsidRDefault="00000000">
      <w:pPr>
        <w:numPr>
          <w:ilvl w:val="1"/>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57" w:author="Lawyer" w:date="2026-05-27T18:26:00Z" w16du:dateUtc="2026-05-27T15:26:00Z">
          <w:pPr>
            <w:numPr>
              <w:ilvl w:val="1"/>
              <w:numId w:val="46"/>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The receiving Party shall immediately notify the disclosing Party of any actual or suspected loss or unauthorized use, disclosure of or access to the disclosing Party’s Confidential Information of which it becomes aware and take all steps reasonably requested by the disclosing Party to limit, stop or otherwise prevent such loss or unauthorized use, disclosure or access.</w:t>
      </w:r>
    </w:p>
    <w:p w14:paraId="000000BA" w14:textId="77777777" w:rsidR="00B10685" w:rsidRDefault="00000000">
      <w:pPr>
        <w:numPr>
          <w:ilvl w:val="1"/>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58" w:author="Lawyer" w:date="2026-05-27T18:26:00Z" w16du:dateUtc="2026-05-27T15:26:00Z">
          <w:pPr>
            <w:numPr>
              <w:ilvl w:val="1"/>
              <w:numId w:val="46"/>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Notwithstanding anything to the contrary contained in this Agreement, the disclosing Party agrees that the Confidential Information may be disclosed by the receiving Party to its employees, affiliates, directors, managers and professional advisors on a need-to-know basis; provided that the receiving Party takes whatever steps necessary to procure that such employees, affiliates, directors, managers and  professional advisors agree to abide by the terms of this Agreement to prevent the unauthorized disclosure of the Confidential Information to third parties.  For purposes of this clause, the receiving Party’s professional advisers and employees, directors or managers shall be deemed to be acting in the event of a breach, as that receiving Party’s duly authorized agents.</w:t>
      </w:r>
    </w:p>
    <w:p w14:paraId="000000BB" w14:textId="77777777" w:rsidR="00B10685" w:rsidRDefault="00000000">
      <w:pPr>
        <w:numPr>
          <w:ilvl w:val="1"/>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59" w:author="Lawyer" w:date="2026-05-27T18:26:00Z" w16du:dateUtc="2026-05-27T15:26:00Z">
          <w:pPr>
            <w:numPr>
              <w:ilvl w:val="1"/>
              <w:numId w:val="46"/>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lastRenderedPageBreak/>
        <w:t xml:space="preserve">This obligation shall survive the expiration or termination of the Term of this Agreement for a period of one (1) year. </w:t>
      </w:r>
    </w:p>
    <w:p w14:paraId="000000BC" w14:textId="77777777" w:rsidR="00B10685" w:rsidRDefault="00000000">
      <w:pPr>
        <w:numPr>
          <w:ilvl w:val="1"/>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60" w:author="Lawyer" w:date="2026-05-27T18:26:00Z" w16du:dateUtc="2026-05-27T15:26:00Z">
          <w:pPr>
            <w:numPr>
              <w:ilvl w:val="1"/>
              <w:numId w:val="46"/>
            </w:numPr>
            <w:pBdr>
              <w:top w:val="nil"/>
              <w:left w:val="nil"/>
              <w:bottom w:val="nil"/>
              <w:right w:val="nil"/>
              <w:between w:val="nil"/>
            </w:pBdr>
            <w:spacing w:after="160"/>
            <w:ind w:left="1800" w:hanging="720"/>
            <w:jc w:val="both"/>
          </w:pPr>
        </w:pPrChange>
      </w:pPr>
      <w:r>
        <w:rPr>
          <w:rFonts w:ascii="Open Sans" w:eastAsia="Open Sans" w:hAnsi="Open Sans" w:cs="Open Sans"/>
          <w:color w:val="000000"/>
          <w:sz w:val="22"/>
          <w:szCs w:val="22"/>
        </w:rPr>
        <w:t>This confidential obligation in this clause 14 shall not apply to Confidential Information which:</w:t>
      </w:r>
    </w:p>
    <w:p w14:paraId="000000BD" w14:textId="77777777" w:rsidR="00B10685" w:rsidRDefault="00000000">
      <w:pPr>
        <w:numPr>
          <w:ilvl w:val="2"/>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61" w:author="Lawyer" w:date="2026-05-27T18:26:00Z" w16du:dateUtc="2026-05-27T15:26:00Z">
          <w:pPr>
            <w:numPr>
              <w:ilvl w:val="2"/>
              <w:numId w:val="46"/>
            </w:numPr>
            <w:pBdr>
              <w:top w:val="nil"/>
              <w:left w:val="nil"/>
              <w:bottom w:val="nil"/>
              <w:right w:val="nil"/>
              <w:between w:val="nil"/>
            </w:pBdr>
            <w:spacing w:after="160"/>
            <w:ind w:left="2880" w:hanging="720"/>
            <w:jc w:val="both"/>
          </w:pPr>
        </w:pPrChange>
      </w:pPr>
      <w:r>
        <w:rPr>
          <w:rFonts w:ascii="Open Sans" w:eastAsia="Open Sans" w:hAnsi="Open Sans" w:cs="Open Sans"/>
          <w:color w:val="000000"/>
          <w:sz w:val="22"/>
          <w:szCs w:val="22"/>
        </w:rPr>
        <w:t>is lawfully in the possession of the receiving Party prior to disclosure by the disclosing Party.</w:t>
      </w:r>
    </w:p>
    <w:p w14:paraId="000000BE" w14:textId="77777777" w:rsidR="00B10685" w:rsidRDefault="00000000">
      <w:pPr>
        <w:numPr>
          <w:ilvl w:val="2"/>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62" w:author="Lawyer" w:date="2026-05-27T18:26:00Z" w16du:dateUtc="2026-05-27T15:26:00Z">
          <w:pPr>
            <w:numPr>
              <w:ilvl w:val="2"/>
              <w:numId w:val="46"/>
            </w:numPr>
            <w:pBdr>
              <w:top w:val="nil"/>
              <w:left w:val="nil"/>
              <w:bottom w:val="nil"/>
              <w:right w:val="nil"/>
              <w:between w:val="nil"/>
            </w:pBdr>
            <w:spacing w:after="160"/>
            <w:ind w:left="2880" w:hanging="720"/>
            <w:jc w:val="both"/>
          </w:pPr>
        </w:pPrChange>
      </w:pPr>
      <w:r>
        <w:rPr>
          <w:rFonts w:ascii="Open Sans" w:eastAsia="Open Sans" w:hAnsi="Open Sans" w:cs="Open Sans"/>
          <w:color w:val="000000"/>
          <w:sz w:val="22"/>
          <w:szCs w:val="22"/>
        </w:rPr>
        <w:t>was lawfully obtained by the receiving Party from a third party or third parties who is/ are not in breach of any non-disclosure obligation to the disclosing Party furnishing such Confidential Information; or</w:t>
      </w:r>
    </w:p>
    <w:p w14:paraId="000000BF" w14:textId="77777777" w:rsidR="00B10685" w:rsidRDefault="00000000">
      <w:pPr>
        <w:numPr>
          <w:ilvl w:val="2"/>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63" w:author="Lawyer" w:date="2026-05-27T18:26:00Z" w16du:dateUtc="2026-05-27T15:26:00Z">
          <w:pPr>
            <w:numPr>
              <w:ilvl w:val="2"/>
              <w:numId w:val="46"/>
            </w:numPr>
            <w:pBdr>
              <w:top w:val="nil"/>
              <w:left w:val="nil"/>
              <w:bottom w:val="nil"/>
              <w:right w:val="nil"/>
              <w:between w:val="nil"/>
            </w:pBdr>
            <w:spacing w:after="160"/>
            <w:ind w:left="2880" w:hanging="720"/>
            <w:jc w:val="both"/>
          </w:pPr>
        </w:pPrChange>
      </w:pPr>
      <w:r>
        <w:rPr>
          <w:rFonts w:ascii="Open Sans" w:eastAsia="Open Sans" w:hAnsi="Open Sans" w:cs="Open Sans"/>
          <w:color w:val="000000"/>
          <w:sz w:val="22"/>
          <w:szCs w:val="22"/>
        </w:rPr>
        <w:t>was in the public domain prior to the effective date hereof or after said effective date; becomes generally available as information in the public domain through no fault of the receiving Party; or</w:t>
      </w:r>
    </w:p>
    <w:p w14:paraId="000000C0" w14:textId="77777777" w:rsidR="00B10685" w:rsidRDefault="00000000">
      <w:pPr>
        <w:numPr>
          <w:ilvl w:val="2"/>
          <w:numId w:val="22"/>
        </w:numPr>
        <w:pBdr>
          <w:top w:val="nil"/>
          <w:left w:val="nil"/>
          <w:bottom w:val="nil"/>
          <w:right w:val="nil"/>
          <w:between w:val="nil"/>
        </w:pBdr>
        <w:spacing w:after="160"/>
        <w:jc w:val="both"/>
        <w:rPr>
          <w:rFonts w:ascii="Open Sans" w:eastAsia="Open Sans" w:hAnsi="Open Sans" w:cs="Open Sans"/>
          <w:color w:val="000000"/>
          <w:sz w:val="22"/>
          <w:szCs w:val="22"/>
        </w:rPr>
        <w:pPrChange w:id="164" w:author="Lawyer" w:date="2026-05-27T18:26:00Z" w16du:dateUtc="2026-05-27T15:26:00Z">
          <w:pPr>
            <w:numPr>
              <w:ilvl w:val="2"/>
              <w:numId w:val="46"/>
            </w:numPr>
            <w:pBdr>
              <w:top w:val="nil"/>
              <w:left w:val="nil"/>
              <w:bottom w:val="nil"/>
              <w:right w:val="nil"/>
              <w:between w:val="nil"/>
            </w:pBdr>
            <w:spacing w:after="160"/>
            <w:ind w:left="2880" w:hanging="720"/>
            <w:jc w:val="both"/>
          </w:pPr>
        </w:pPrChange>
      </w:pPr>
      <w:r>
        <w:rPr>
          <w:rFonts w:ascii="Open Sans" w:eastAsia="Open Sans" w:hAnsi="Open Sans" w:cs="Open Sans"/>
          <w:color w:val="000000"/>
          <w:sz w:val="22"/>
          <w:szCs w:val="22"/>
        </w:rPr>
        <w:t>is disclosed by the receiving Party to satisfy the order of a court of competent jurisdiction or to comply with the provisions of any law or regulation in force from time to time; provided that in these circumstances the receiving Party shall, where legally permissible, advise the disclosing Party in writing prior to such disclosure to enable the disclosing Party take whatever steps it deems necessary to protect its interests in this regard; provided further that the receiving Party will disclose only that portion of the information which it is legally required to disclose and the receiving Party will use its reasonable endeavours to protect the confidentiality of such information to the most reasonable extent possible in the circumstances.</w:t>
      </w:r>
    </w:p>
    <w:p w14:paraId="000000C1" w14:textId="77777777" w:rsidR="00B10685" w:rsidRDefault="00B10685">
      <w:pPr>
        <w:pBdr>
          <w:top w:val="nil"/>
          <w:left w:val="nil"/>
          <w:bottom w:val="nil"/>
          <w:right w:val="nil"/>
          <w:between w:val="nil"/>
        </w:pBdr>
        <w:jc w:val="both"/>
        <w:rPr>
          <w:rFonts w:ascii="Open Sans" w:eastAsia="Open Sans" w:hAnsi="Open Sans" w:cs="Open Sans"/>
          <w:b/>
          <w:bCs/>
          <w:color w:val="000000"/>
          <w:sz w:val="22"/>
          <w:szCs w:val="22"/>
        </w:rPr>
      </w:pPr>
    </w:p>
    <w:p w14:paraId="000000C2" w14:textId="77777777" w:rsidR="00B10685" w:rsidRDefault="00000000">
      <w:pPr>
        <w:numPr>
          <w:ilvl w:val="0"/>
          <w:numId w:val="4"/>
        </w:numPr>
        <w:pBdr>
          <w:top w:val="nil"/>
          <w:left w:val="nil"/>
          <w:bottom w:val="nil"/>
          <w:right w:val="nil"/>
          <w:between w:val="nil"/>
        </w:pBdr>
        <w:jc w:val="both"/>
        <w:rPr>
          <w:color w:val="000000"/>
          <w:sz w:val="22"/>
          <w:szCs w:val="22"/>
        </w:rPr>
        <w:pPrChange w:id="165" w:author="Lawyer" w:date="2026-05-27T18:26:00Z" w16du:dateUtc="2026-05-27T15:26:00Z">
          <w:pPr>
            <w:numPr>
              <w:numId w:val="28"/>
            </w:numPr>
            <w:pBdr>
              <w:top w:val="nil"/>
              <w:left w:val="nil"/>
              <w:bottom w:val="nil"/>
              <w:right w:val="nil"/>
              <w:between w:val="nil"/>
            </w:pBdr>
            <w:ind w:left="510" w:hanging="510"/>
            <w:jc w:val="both"/>
          </w:pPr>
        </w:pPrChange>
      </w:pPr>
      <w:r>
        <w:rPr>
          <w:rFonts w:ascii="Open Sans" w:eastAsia="Open Sans" w:hAnsi="Open Sans" w:cs="Open Sans"/>
          <w:b/>
          <w:bCs/>
          <w:color w:val="000000"/>
          <w:sz w:val="22"/>
          <w:szCs w:val="22"/>
        </w:rPr>
        <w:t>INTELLECTUAL PROPERTY</w:t>
      </w:r>
    </w:p>
    <w:p w14:paraId="000000C3" w14:textId="77777777" w:rsidR="00B10685" w:rsidRDefault="00B10685">
      <w:pPr>
        <w:pBdr>
          <w:top w:val="nil"/>
          <w:left w:val="nil"/>
          <w:bottom w:val="nil"/>
          <w:right w:val="nil"/>
          <w:between w:val="nil"/>
        </w:pBdr>
        <w:ind w:left="510"/>
        <w:jc w:val="both"/>
        <w:rPr>
          <w:rFonts w:ascii="Open Sans" w:eastAsia="Open Sans" w:hAnsi="Open Sans" w:cs="Open Sans"/>
          <w:b/>
          <w:bCs/>
          <w:color w:val="000000"/>
          <w:sz w:val="22"/>
          <w:szCs w:val="22"/>
        </w:rPr>
      </w:pPr>
    </w:p>
    <w:p w14:paraId="000000C4" w14:textId="77777777" w:rsidR="00B10685" w:rsidRDefault="00000000">
      <w:pPr>
        <w:pBdr>
          <w:top w:val="nil"/>
          <w:left w:val="nil"/>
          <w:bottom w:val="nil"/>
          <w:right w:val="nil"/>
          <w:between w:val="nil"/>
        </w:pBdr>
        <w:spacing w:after="160"/>
        <w:ind w:left="1437" w:hanging="1077"/>
        <w:jc w:val="both"/>
        <w:rPr>
          <w:rFonts w:ascii="Open Sans" w:eastAsia="Open Sans" w:hAnsi="Open Sans" w:cs="Open Sans"/>
          <w:color w:val="000000"/>
          <w:sz w:val="22"/>
          <w:szCs w:val="22"/>
        </w:rPr>
      </w:pPr>
      <w:r>
        <w:rPr>
          <w:rFonts w:ascii="Open Sans" w:eastAsia="Open Sans" w:hAnsi="Open Sans" w:cs="Open Sans"/>
          <w:b/>
          <w:bCs/>
          <w:color w:val="000000"/>
          <w:sz w:val="22"/>
          <w:szCs w:val="22"/>
        </w:rPr>
        <w:t>14.1</w:t>
      </w:r>
      <w:r>
        <w:rPr>
          <w:rFonts w:ascii="Open Sans" w:eastAsia="Open Sans" w:hAnsi="Open Sans" w:cs="Open Sans"/>
          <w:color w:val="000000"/>
          <w:sz w:val="22"/>
          <w:szCs w:val="22"/>
        </w:rPr>
        <w:t xml:space="preserve">. </w:t>
      </w:r>
      <w:r>
        <w:rPr>
          <w:rFonts w:ascii="Open Sans" w:eastAsia="Open Sans" w:hAnsi="Open Sans" w:cs="Open Sans"/>
          <w:color w:val="000000"/>
          <w:sz w:val="22"/>
          <w:szCs w:val="22"/>
        </w:rPr>
        <w:tab/>
        <w:t xml:space="preserve">All Intellectual Property rights existing or belonging to either Party prior to this Agreement and intended to be used for the provision of the Service shall remain the sole property of that Party, and the Parties agree not to question nor dispute the ownership of such rights at any time. </w:t>
      </w:r>
    </w:p>
    <w:p w14:paraId="000000C5" w14:textId="77777777" w:rsidR="00B10685" w:rsidRDefault="00000000">
      <w:pPr>
        <w:pBdr>
          <w:top w:val="nil"/>
          <w:left w:val="nil"/>
          <w:bottom w:val="nil"/>
          <w:right w:val="nil"/>
          <w:between w:val="nil"/>
        </w:pBdr>
        <w:spacing w:after="160"/>
        <w:ind w:left="1437" w:hanging="1077"/>
        <w:jc w:val="both"/>
        <w:rPr>
          <w:rFonts w:ascii="Open Sans" w:eastAsia="Open Sans" w:hAnsi="Open Sans" w:cs="Open Sans"/>
          <w:color w:val="000000"/>
          <w:sz w:val="22"/>
          <w:szCs w:val="22"/>
        </w:rPr>
      </w:pPr>
      <w:r>
        <w:rPr>
          <w:rFonts w:ascii="Open Sans" w:eastAsia="Open Sans" w:hAnsi="Open Sans" w:cs="Open Sans"/>
          <w:b/>
          <w:bCs/>
          <w:color w:val="000000"/>
          <w:sz w:val="22"/>
          <w:szCs w:val="22"/>
        </w:rPr>
        <w:t>14.2</w:t>
      </w:r>
      <w:r>
        <w:rPr>
          <w:rFonts w:ascii="Open Sans" w:eastAsia="Open Sans" w:hAnsi="Open Sans" w:cs="Open Sans"/>
          <w:color w:val="000000"/>
          <w:sz w:val="22"/>
          <w:szCs w:val="22"/>
        </w:rPr>
        <w:t xml:space="preserve">. </w:t>
      </w:r>
      <w:r>
        <w:rPr>
          <w:rFonts w:ascii="Open Sans" w:eastAsia="Open Sans" w:hAnsi="Open Sans" w:cs="Open Sans"/>
          <w:color w:val="000000"/>
          <w:sz w:val="22"/>
          <w:szCs w:val="22"/>
        </w:rPr>
        <w:tab/>
      </w:r>
      <w:r>
        <w:rPr>
          <w:rFonts w:ascii="Open Sans" w:eastAsia="Open Sans" w:hAnsi="Open Sans" w:cs="Open Sans"/>
          <w:color w:val="000000"/>
          <w:sz w:val="22"/>
          <w:szCs w:val="22"/>
        </w:rPr>
        <w:tab/>
        <w:t xml:space="preserve">Parties will respect the Intellectual Property rights of either Party and will not infringe such rights. A Party’s Intellectual Property will not be used by the other Party for purposes not contemplated under this Agreement or for any purpose not agreed to by the other Party. </w:t>
      </w:r>
    </w:p>
    <w:p w14:paraId="000000C6" w14:textId="77777777" w:rsidR="00B10685" w:rsidRDefault="00000000">
      <w:pPr>
        <w:pBdr>
          <w:top w:val="nil"/>
          <w:left w:val="nil"/>
          <w:bottom w:val="nil"/>
          <w:right w:val="nil"/>
          <w:between w:val="nil"/>
        </w:pBdr>
        <w:tabs>
          <w:tab w:val="left" w:pos="1134"/>
          <w:tab w:val="left" w:pos="567"/>
        </w:tabs>
        <w:spacing w:before="120" w:after="120"/>
        <w:ind w:left="1437" w:hanging="1077"/>
        <w:jc w:val="both"/>
        <w:rPr>
          <w:rFonts w:ascii="Open Sans" w:eastAsia="Open Sans" w:hAnsi="Open Sans" w:cs="Open Sans"/>
          <w:color w:val="000000"/>
          <w:sz w:val="22"/>
          <w:szCs w:val="22"/>
        </w:rPr>
      </w:pPr>
      <w:r>
        <w:rPr>
          <w:rFonts w:ascii="Open Sans" w:eastAsia="Open Sans" w:hAnsi="Open Sans" w:cs="Open Sans"/>
          <w:b/>
          <w:bCs/>
          <w:color w:val="000000"/>
          <w:sz w:val="22"/>
          <w:szCs w:val="22"/>
        </w:rPr>
        <w:lastRenderedPageBreak/>
        <w:t>14.3</w:t>
      </w:r>
      <w:r>
        <w:rPr>
          <w:rFonts w:ascii="Open Sans" w:eastAsia="Open Sans" w:hAnsi="Open Sans" w:cs="Open Sans"/>
          <w:color w:val="000000"/>
          <w:sz w:val="22"/>
          <w:szCs w:val="22"/>
        </w:rPr>
        <w:t xml:space="preserve">. </w:t>
      </w:r>
      <w:r>
        <w:rPr>
          <w:rFonts w:ascii="Open Sans" w:eastAsia="Open Sans" w:hAnsi="Open Sans" w:cs="Open Sans"/>
          <w:color w:val="000000"/>
          <w:sz w:val="22"/>
          <w:szCs w:val="22"/>
        </w:rPr>
        <w:tab/>
      </w:r>
      <w:r>
        <w:rPr>
          <w:rFonts w:ascii="Open Sans" w:eastAsia="Open Sans" w:hAnsi="Open Sans" w:cs="Open Sans"/>
          <w:color w:val="000000"/>
          <w:sz w:val="22"/>
          <w:szCs w:val="22"/>
        </w:rPr>
        <w:tab/>
        <w:t>MAPLERAD reserves the right to suspend access to Service, as may be prescribed by a Regulatory Authority, law, regulation or for such other reasons as reasonably necessary, with prior notice to the CLIENT or such period as may be prescribed by law or regulation. Parties shall work together to ensure that the reason for the suspension is promptly resolved, and access restored within forty-eight (48) hours of the resolution of the issues/ reason for the suspension.</w:t>
      </w:r>
    </w:p>
    <w:p w14:paraId="000000C7" w14:textId="77777777" w:rsidR="00B10685" w:rsidRDefault="00000000">
      <w:pPr>
        <w:pBdr>
          <w:top w:val="nil"/>
          <w:left w:val="nil"/>
          <w:bottom w:val="nil"/>
          <w:right w:val="nil"/>
          <w:between w:val="nil"/>
        </w:pBdr>
        <w:tabs>
          <w:tab w:val="left" w:pos="1134"/>
          <w:tab w:val="left" w:pos="567"/>
        </w:tabs>
        <w:spacing w:before="120" w:after="120"/>
        <w:ind w:left="567"/>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The </w:t>
      </w:r>
      <w:r>
        <w:rPr>
          <w:rFonts w:ascii="Open Sans" w:eastAsia="Open Sans" w:hAnsi="Open Sans" w:cs="Open Sans"/>
          <w:sz w:val="22"/>
          <w:szCs w:val="22"/>
        </w:rPr>
        <w:t>CLIENT shall not, under any circumstances, directly or indirectly, decompile, disassemble, reverse engineer, or otherwise attempt to derive the source code, underlying structure, algorithms, or logic of the MAPLERAD API, or any part thereof. The CLIENT further agrees not to reproduce, copy, modify, or create derivative works based on the API, or to assist, permit, or authorize any third party to engage in such activities. Any breach of this clause shall be deemed a material breach of this Agreement, and MAPLERAD shall be entitled to suspend or terminate the CLIENT’s access to the API immediately, without prior notice, and pursue any legal remedies available.</w:t>
      </w:r>
    </w:p>
    <w:p w14:paraId="000000C8" w14:textId="77777777" w:rsidR="00B10685" w:rsidRDefault="00B10685">
      <w:pPr>
        <w:pBdr>
          <w:top w:val="nil"/>
          <w:left w:val="nil"/>
          <w:bottom w:val="nil"/>
          <w:right w:val="nil"/>
          <w:between w:val="nil"/>
        </w:pBdr>
        <w:jc w:val="both"/>
        <w:rPr>
          <w:rFonts w:ascii="Open Sans" w:eastAsia="Open Sans" w:hAnsi="Open Sans" w:cs="Open Sans"/>
          <w:b/>
          <w:bCs/>
          <w:color w:val="000000"/>
          <w:sz w:val="22"/>
          <w:szCs w:val="22"/>
        </w:rPr>
      </w:pPr>
    </w:p>
    <w:p w14:paraId="000000C9" w14:textId="77777777" w:rsidR="00B10685" w:rsidRDefault="00000000">
      <w:pPr>
        <w:numPr>
          <w:ilvl w:val="0"/>
          <w:numId w:val="4"/>
        </w:numPr>
        <w:pBdr>
          <w:top w:val="nil"/>
          <w:left w:val="nil"/>
          <w:bottom w:val="nil"/>
          <w:right w:val="nil"/>
          <w:between w:val="nil"/>
        </w:pBdr>
        <w:jc w:val="both"/>
        <w:rPr>
          <w:color w:val="000000"/>
          <w:sz w:val="22"/>
          <w:szCs w:val="22"/>
        </w:rPr>
        <w:pPrChange w:id="166" w:author="Lawyer" w:date="2026-05-27T18:26:00Z" w16du:dateUtc="2026-05-27T15:26:00Z">
          <w:pPr>
            <w:numPr>
              <w:numId w:val="28"/>
            </w:numPr>
            <w:pBdr>
              <w:top w:val="nil"/>
              <w:left w:val="nil"/>
              <w:bottom w:val="nil"/>
              <w:right w:val="nil"/>
              <w:between w:val="nil"/>
            </w:pBdr>
            <w:ind w:left="510" w:hanging="510"/>
            <w:jc w:val="both"/>
          </w:pPr>
        </w:pPrChange>
      </w:pPr>
      <w:r>
        <w:rPr>
          <w:rFonts w:ascii="Open Sans" w:eastAsia="Open Sans" w:hAnsi="Open Sans" w:cs="Open Sans"/>
          <w:b/>
          <w:bCs/>
          <w:color w:val="000000"/>
          <w:sz w:val="22"/>
          <w:szCs w:val="22"/>
        </w:rPr>
        <w:t xml:space="preserve">NON-DISPARAGEMENT AND NON-CIRCUMVENTION </w:t>
      </w:r>
    </w:p>
    <w:p w14:paraId="000000CA" w14:textId="77777777" w:rsidR="00B10685" w:rsidRDefault="00B10685">
      <w:pPr>
        <w:spacing w:after="240"/>
        <w:ind w:left="567"/>
        <w:jc w:val="both"/>
        <w:rPr>
          <w:rFonts w:ascii="Open Sans" w:eastAsia="Open Sans" w:hAnsi="Open Sans" w:cs="Open Sans"/>
          <w:color w:val="000000"/>
          <w:sz w:val="22"/>
          <w:szCs w:val="22"/>
        </w:rPr>
      </w:pPr>
    </w:p>
    <w:p w14:paraId="000000CB" w14:textId="77777777" w:rsidR="00B10685" w:rsidRDefault="00000000">
      <w:pPr>
        <w:spacing w:after="240"/>
        <w:ind w:left="1437" w:hanging="870"/>
        <w:jc w:val="both"/>
        <w:rPr>
          <w:rFonts w:ascii="Open Sans" w:eastAsia="Open Sans" w:hAnsi="Open Sans" w:cs="Open Sans"/>
          <w:sz w:val="22"/>
          <w:szCs w:val="22"/>
        </w:rPr>
      </w:pPr>
      <w:r>
        <w:rPr>
          <w:rFonts w:ascii="Open Sans" w:eastAsia="Open Sans" w:hAnsi="Open Sans" w:cs="Open Sans"/>
          <w:color w:val="000000"/>
          <w:sz w:val="22"/>
          <w:szCs w:val="22"/>
        </w:rPr>
        <w:t>15</w:t>
      </w:r>
      <w:r>
        <w:rPr>
          <w:rFonts w:ascii="Open Sans" w:eastAsia="Open Sans" w:hAnsi="Open Sans" w:cs="Open Sans"/>
          <w:sz w:val="22"/>
          <w:szCs w:val="22"/>
        </w:rPr>
        <w:t xml:space="preserve">.1. </w:t>
      </w:r>
      <w:r>
        <w:rPr>
          <w:rFonts w:ascii="Open Sans" w:eastAsia="Open Sans" w:hAnsi="Open Sans" w:cs="Open Sans"/>
          <w:sz w:val="22"/>
          <w:szCs w:val="22"/>
        </w:rPr>
        <w:tab/>
        <w:t>To the extent permitted by Applicable Laws, neither Party is permitted at any time to engage in any form of conduct, or make any statements or representations, whether in writing or orally (directly or indirectly) that disparage or otherwise impair the reputation, goodwill or commercial interests of the other Party.</w:t>
      </w:r>
    </w:p>
    <w:p w14:paraId="000000CC" w14:textId="77777777" w:rsidR="00B10685" w:rsidRDefault="00000000">
      <w:pPr>
        <w:pBdr>
          <w:top w:val="nil"/>
          <w:left w:val="nil"/>
          <w:bottom w:val="nil"/>
          <w:right w:val="nil"/>
          <w:between w:val="nil"/>
        </w:pBdr>
        <w:spacing w:line="288" w:lineRule="auto"/>
        <w:ind w:left="1437" w:hanging="87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15.2. </w:t>
      </w:r>
      <w:r>
        <w:rPr>
          <w:rFonts w:ascii="Open Sans" w:eastAsia="Open Sans" w:hAnsi="Open Sans" w:cs="Open Sans"/>
          <w:color w:val="000000"/>
          <w:sz w:val="22"/>
          <w:szCs w:val="22"/>
        </w:rPr>
        <w:tab/>
        <w:t>No Party shall disparage, defame, or discredit any personnel or staff of either Party or engage in any activity which would have the effect of disparaging, defaming, or discrediting the other Party, or its Affiliates, or Representative subject to the provision of Applicable Laws.</w:t>
      </w:r>
    </w:p>
    <w:p w14:paraId="000000CD" w14:textId="77777777" w:rsidR="00B10685" w:rsidRDefault="00000000">
      <w:pPr>
        <w:pBdr>
          <w:top w:val="nil"/>
          <w:left w:val="nil"/>
          <w:bottom w:val="nil"/>
          <w:right w:val="nil"/>
          <w:between w:val="nil"/>
        </w:pBdr>
        <w:spacing w:line="288" w:lineRule="auto"/>
        <w:ind w:left="567"/>
        <w:jc w:val="both"/>
        <w:rPr>
          <w:rFonts w:ascii="Open Sans" w:eastAsia="Open Sans" w:hAnsi="Open Sans" w:cs="Open Sans"/>
          <w:color w:val="000000"/>
          <w:sz w:val="22"/>
          <w:szCs w:val="22"/>
        </w:rPr>
      </w:pPr>
      <w:r>
        <w:rPr>
          <w:rFonts w:ascii="Open Sans" w:eastAsia="Open Sans" w:hAnsi="Open Sans" w:cs="Open Sans"/>
          <w:color w:val="000000"/>
          <w:sz w:val="22"/>
          <w:szCs w:val="22"/>
        </w:rPr>
        <w:t>In</w:t>
      </w:r>
      <w:r>
        <w:rPr>
          <w:rFonts w:ascii="Open Sans" w:eastAsia="Open Sans" w:hAnsi="Open Sans" w:cs="Open Sans"/>
          <w:b/>
          <w:bCs/>
          <w:color w:val="000000"/>
          <w:sz w:val="22"/>
          <w:szCs w:val="22"/>
        </w:rPr>
        <w:t xml:space="preserve"> </w:t>
      </w:r>
      <w:hyperlink r:id="rId8">
        <w:r w:rsidR="00B10685">
          <w:rPr>
            <w:rFonts w:ascii="Open Sans" w:eastAsia="Open Sans" w:hAnsi="Open Sans" w:cs="Open Sans"/>
            <w:color w:val="000000"/>
            <w:sz w:val="22"/>
            <w:szCs w:val="22"/>
          </w:rPr>
          <w:t>consideration of</w:t>
        </w:r>
      </w:hyperlink>
      <w:r>
        <w:rPr>
          <w:rFonts w:ascii="Open Sans" w:eastAsia="Open Sans" w:hAnsi="Open Sans" w:cs="Open Sans"/>
          <w:color w:val="000000"/>
          <w:sz w:val="22"/>
          <w:szCs w:val="22"/>
        </w:rPr>
        <w:t xml:space="preserve"> the arrangement as set forth herein, neither Party nor any of its Representatives shall at any time, except with the prior written consent of the other Party, (which consent shall not be reasonably withheld), circumvent, avoid, bypass, or obviate, directly or indirectly, the intent of this Agreement through any transaction, transfer, pledge, assignment, agreement, or otherwise. </w:t>
      </w:r>
    </w:p>
    <w:p w14:paraId="000000CE" w14:textId="77777777" w:rsidR="00B10685" w:rsidRDefault="00B10685">
      <w:pPr>
        <w:pBdr>
          <w:top w:val="nil"/>
          <w:left w:val="nil"/>
          <w:bottom w:val="nil"/>
          <w:right w:val="nil"/>
          <w:between w:val="nil"/>
        </w:pBdr>
        <w:spacing w:line="288" w:lineRule="auto"/>
        <w:ind w:left="567"/>
        <w:jc w:val="both"/>
        <w:rPr>
          <w:rFonts w:ascii="Open Sans" w:eastAsia="Open Sans" w:hAnsi="Open Sans" w:cs="Open Sans"/>
          <w:color w:val="000000"/>
          <w:sz w:val="22"/>
          <w:szCs w:val="22"/>
        </w:rPr>
      </w:pPr>
    </w:p>
    <w:p w14:paraId="000000CF" w14:textId="77777777" w:rsidR="00B10685" w:rsidRDefault="00000000">
      <w:pPr>
        <w:pBdr>
          <w:top w:val="nil"/>
          <w:left w:val="nil"/>
          <w:bottom w:val="nil"/>
          <w:right w:val="nil"/>
          <w:between w:val="nil"/>
        </w:pBdr>
        <w:spacing w:line="288" w:lineRule="auto"/>
        <w:ind w:left="1437" w:hanging="87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15.3. </w:t>
      </w:r>
      <w:r>
        <w:rPr>
          <w:rFonts w:ascii="Open Sans" w:eastAsia="Open Sans" w:hAnsi="Open Sans" w:cs="Open Sans"/>
          <w:color w:val="000000"/>
          <w:sz w:val="22"/>
          <w:szCs w:val="22"/>
        </w:rPr>
        <w:tab/>
        <w:t xml:space="preserve">Neither Party (including affiliates of such parties) shall attempt to contact, solicit, interfere or entice any Personnel from the other Party’s (non-soliciting Party) engagement or employment except with the expressed written consent of the Disclosing Party contact. Any violation of this provision shall be deemed </w:t>
      </w:r>
      <w:r>
        <w:rPr>
          <w:rFonts w:ascii="Open Sans" w:eastAsia="Open Sans" w:hAnsi="Open Sans" w:cs="Open Sans"/>
          <w:color w:val="000000"/>
          <w:sz w:val="22"/>
          <w:szCs w:val="22"/>
        </w:rPr>
        <w:lastRenderedPageBreak/>
        <w:t>an attempt to circumvent this provision, and the other Party shall be liable to indemnify on a full basis in favour of the non-soliciting Party.</w:t>
      </w:r>
    </w:p>
    <w:p w14:paraId="000000D0" w14:textId="77777777" w:rsidR="00B10685" w:rsidRDefault="00B10685">
      <w:pPr>
        <w:pBdr>
          <w:top w:val="nil"/>
          <w:left w:val="nil"/>
          <w:bottom w:val="nil"/>
          <w:right w:val="nil"/>
          <w:between w:val="nil"/>
        </w:pBdr>
        <w:ind w:left="510"/>
        <w:jc w:val="both"/>
        <w:rPr>
          <w:rFonts w:ascii="Open Sans" w:eastAsia="Open Sans" w:hAnsi="Open Sans" w:cs="Open Sans"/>
          <w:color w:val="000000"/>
          <w:sz w:val="22"/>
          <w:szCs w:val="22"/>
        </w:rPr>
      </w:pPr>
    </w:p>
    <w:p w14:paraId="000000D1" w14:textId="77777777" w:rsidR="00B10685" w:rsidRDefault="00000000">
      <w:pPr>
        <w:numPr>
          <w:ilvl w:val="0"/>
          <w:numId w:val="4"/>
        </w:numPr>
        <w:pBdr>
          <w:top w:val="nil"/>
          <w:left w:val="nil"/>
          <w:bottom w:val="nil"/>
          <w:right w:val="nil"/>
          <w:between w:val="nil"/>
        </w:pBdr>
        <w:spacing w:after="160"/>
        <w:ind w:left="630" w:hanging="630"/>
        <w:jc w:val="both"/>
        <w:rPr>
          <w:color w:val="000000"/>
          <w:sz w:val="22"/>
          <w:szCs w:val="22"/>
        </w:rPr>
        <w:pPrChange w:id="167" w:author="Lawyer" w:date="2026-05-27T18:26:00Z" w16du:dateUtc="2026-05-27T15:26:00Z">
          <w:pPr>
            <w:numPr>
              <w:numId w:val="28"/>
            </w:numPr>
            <w:pBdr>
              <w:top w:val="nil"/>
              <w:left w:val="nil"/>
              <w:bottom w:val="nil"/>
              <w:right w:val="nil"/>
              <w:between w:val="nil"/>
            </w:pBdr>
            <w:spacing w:after="160"/>
            <w:ind w:left="630" w:hanging="630"/>
            <w:jc w:val="both"/>
          </w:pPr>
        </w:pPrChange>
      </w:pPr>
      <w:r>
        <w:rPr>
          <w:rFonts w:ascii="Open Sans" w:eastAsia="Open Sans" w:hAnsi="Open Sans" w:cs="Open Sans"/>
          <w:b/>
          <w:bCs/>
          <w:color w:val="000000"/>
          <w:sz w:val="22"/>
          <w:szCs w:val="22"/>
        </w:rPr>
        <w:t>FORCE MAJEURE</w:t>
      </w:r>
    </w:p>
    <w:p w14:paraId="000000D2" w14:textId="77777777" w:rsidR="00B10685" w:rsidRDefault="00000000">
      <w:pPr>
        <w:numPr>
          <w:ilvl w:val="1"/>
          <w:numId w:val="11"/>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68" w:author="Lawyer" w:date="2026-05-27T18:26:00Z" w16du:dateUtc="2026-05-27T15:26:00Z">
          <w:pPr>
            <w:numPr>
              <w:ilvl w:val="1"/>
              <w:numId w:val="35"/>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If the performance of this Agreement or any obligation under it is prevented, restricted or interfered with by reason of a Force Majeure event, the Party so affected shall promptly notify the other Party in writing of the existence of the Force Majeure event, the anticipated length of delay, the cause of the delay and a timetable by which any remedial measures will be implemented.</w:t>
      </w:r>
    </w:p>
    <w:p w14:paraId="000000D3" w14:textId="77777777" w:rsidR="00B10685" w:rsidRDefault="00000000">
      <w:pPr>
        <w:numPr>
          <w:ilvl w:val="1"/>
          <w:numId w:val="11"/>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69" w:author="Lawyer" w:date="2026-05-27T18:26:00Z" w16du:dateUtc="2026-05-27T15:26:00Z">
          <w:pPr>
            <w:numPr>
              <w:ilvl w:val="1"/>
              <w:numId w:val="35"/>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 xml:space="preserve">If the Force Majeure event continues for a period of ninety (90) days, then during that period, the Agreement shall be considered as suspended. Upon the end of the Force Majeure event, the contractual obligations of the Parties shall be reinstated with such reasonable modifications to take account of the consequences of the Force Majeure event as may be agreed by the Parties, or in default of such agreement, as may be determined by an expert or court of competent jurisdiction. </w:t>
      </w:r>
    </w:p>
    <w:p w14:paraId="000000D4" w14:textId="77777777" w:rsidR="00B10685" w:rsidRDefault="00000000">
      <w:pPr>
        <w:numPr>
          <w:ilvl w:val="1"/>
          <w:numId w:val="11"/>
        </w:numPr>
        <w:pBdr>
          <w:top w:val="nil"/>
          <w:left w:val="nil"/>
          <w:bottom w:val="nil"/>
          <w:right w:val="nil"/>
          <w:between w:val="nil"/>
        </w:pBdr>
        <w:spacing w:after="160" w:line="288" w:lineRule="auto"/>
        <w:jc w:val="both"/>
        <w:rPr>
          <w:rFonts w:ascii="Open Sans" w:eastAsia="Open Sans" w:hAnsi="Open Sans" w:cs="Open Sans"/>
          <w:color w:val="000000"/>
          <w:sz w:val="22"/>
          <w:szCs w:val="22"/>
        </w:rPr>
        <w:pPrChange w:id="170" w:author="Lawyer" w:date="2026-05-27T18:26:00Z" w16du:dateUtc="2026-05-27T15:26:00Z">
          <w:pPr>
            <w:numPr>
              <w:ilvl w:val="1"/>
              <w:numId w:val="35"/>
            </w:numPr>
            <w:pBdr>
              <w:top w:val="nil"/>
              <w:left w:val="nil"/>
              <w:bottom w:val="nil"/>
              <w:right w:val="nil"/>
              <w:between w:val="nil"/>
            </w:pBdr>
            <w:spacing w:after="160" w:line="288" w:lineRule="auto"/>
            <w:ind w:left="720" w:hanging="720"/>
            <w:jc w:val="both"/>
          </w:pPr>
        </w:pPrChange>
      </w:pPr>
      <w:r>
        <w:rPr>
          <w:rFonts w:ascii="Open Sans" w:eastAsia="Open Sans" w:hAnsi="Open Sans" w:cs="Open Sans"/>
          <w:color w:val="000000"/>
          <w:sz w:val="22"/>
          <w:szCs w:val="22"/>
        </w:rPr>
        <w:t>If the Force Majeure event continues beyond ninety (90) days, then this Agreement may be terminated by the mutual consent of the Parties in writing.</w:t>
      </w:r>
    </w:p>
    <w:p w14:paraId="000000D5"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171"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NOTICES</w:t>
      </w:r>
    </w:p>
    <w:p w14:paraId="000000D6"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
          <w:szCs w:val="2"/>
        </w:rPr>
      </w:pPr>
    </w:p>
    <w:p w14:paraId="000000D7" w14:textId="77777777" w:rsidR="00B10685" w:rsidRDefault="00B10685">
      <w:pPr>
        <w:rPr>
          <w:rFonts w:ascii="Open Sans" w:eastAsia="Open Sans" w:hAnsi="Open Sans" w:cs="Open Sans"/>
        </w:rPr>
      </w:pPr>
    </w:p>
    <w:p w14:paraId="000000D8"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72"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Any notice or other written communication required or authorized to be given by a Party under this Agreement to other Parties shall be in writing and may be sent by e-mail, facsimile, hand delivery or registered airmail or pre-paid air freight to the other Party and marked for the attention of the person set out below or such address, number electronic mail address or person as that Party may notify the other from time to time in accordance with this Clause.</w:t>
      </w:r>
    </w:p>
    <w:p w14:paraId="000000D9" w14:textId="77777777" w:rsidR="00B10685" w:rsidRDefault="00000000">
      <w:pPr>
        <w:pBdr>
          <w:top w:val="nil"/>
          <w:left w:val="nil"/>
          <w:bottom w:val="nil"/>
          <w:right w:val="nil"/>
          <w:between w:val="nil"/>
        </w:pBdr>
        <w:shd w:val="clear" w:color="auto" w:fill="FFFFFF"/>
        <w:spacing w:after="240"/>
        <w:ind w:left="1080"/>
        <w:jc w:val="both"/>
        <w:rPr>
          <w:rFonts w:ascii="Open Sans" w:eastAsia="Open Sans" w:hAnsi="Open Sans" w:cs="Open Sans"/>
          <w:b/>
          <w:bCs/>
          <w:color w:val="000000"/>
          <w:sz w:val="22"/>
          <w:szCs w:val="22"/>
        </w:rPr>
      </w:pPr>
      <w:r>
        <w:rPr>
          <w:rFonts w:ascii="Open Sans" w:eastAsia="Open Sans" w:hAnsi="Open Sans" w:cs="Open Sans"/>
          <w:b/>
          <w:bCs/>
          <w:color w:val="000000"/>
          <w:sz w:val="22"/>
          <w:szCs w:val="22"/>
        </w:rPr>
        <w:t>For MAPLERAD</w:t>
      </w:r>
    </w:p>
    <w:p w14:paraId="000000DA" w14:textId="77777777" w:rsidR="00B10685" w:rsidRDefault="00000000">
      <w:pPr>
        <w:pBdr>
          <w:top w:val="nil"/>
          <w:left w:val="nil"/>
          <w:bottom w:val="nil"/>
          <w:right w:val="nil"/>
          <w:between w:val="nil"/>
        </w:pBdr>
        <w:shd w:val="clear" w:color="auto" w:fill="FFFFFF"/>
        <w:ind w:left="108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Address: </w:t>
      </w:r>
      <w:r>
        <w:rPr>
          <w:rFonts w:ascii="Open Sans" w:eastAsia="Open Sans" w:hAnsi="Open Sans" w:cs="Open Sans"/>
          <w:color w:val="000000"/>
          <w:sz w:val="22"/>
          <w:szCs w:val="22"/>
        </w:rPr>
        <w:tab/>
        <w:t xml:space="preserve">42 Local Airport Road, Ikeja, Lagos </w:t>
      </w:r>
    </w:p>
    <w:p w14:paraId="000000DB" w14:textId="77777777" w:rsidR="00B10685" w:rsidRDefault="00000000">
      <w:pPr>
        <w:pBdr>
          <w:top w:val="nil"/>
          <w:left w:val="nil"/>
          <w:bottom w:val="nil"/>
          <w:right w:val="nil"/>
          <w:between w:val="nil"/>
        </w:pBdr>
        <w:shd w:val="clear" w:color="auto" w:fill="FFFFFF"/>
        <w:ind w:left="720" w:firstLine="360"/>
        <w:jc w:val="both"/>
        <w:rPr>
          <w:rFonts w:ascii="Open Sans" w:eastAsia="Open Sans" w:hAnsi="Open Sans" w:cs="Open Sans"/>
          <w:color w:val="000000"/>
          <w:sz w:val="22"/>
          <w:szCs w:val="22"/>
          <w:u w:val="single"/>
        </w:rPr>
      </w:pPr>
      <w:r>
        <w:rPr>
          <w:rFonts w:ascii="Open Sans" w:eastAsia="Open Sans" w:hAnsi="Open Sans" w:cs="Open Sans"/>
          <w:color w:val="000000"/>
          <w:sz w:val="22"/>
          <w:szCs w:val="22"/>
        </w:rPr>
        <w:t xml:space="preserve">Email: </w:t>
      </w:r>
      <w:r>
        <w:rPr>
          <w:rFonts w:ascii="Open Sans" w:eastAsia="Open Sans" w:hAnsi="Open Sans" w:cs="Open Sans"/>
          <w:color w:val="000000"/>
          <w:sz w:val="22"/>
          <w:szCs w:val="22"/>
        </w:rPr>
        <w:tab/>
      </w:r>
      <w:r>
        <w:rPr>
          <w:rFonts w:ascii="Open Sans" w:eastAsia="Open Sans" w:hAnsi="Open Sans" w:cs="Open Sans"/>
          <w:color w:val="0563C1"/>
          <w:sz w:val="22"/>
          <w:szCs w:val="22"/>
          <w:u w:val="single"/>
        </w:rPr>
        <w:t>founders@sendwirepay.com</w:t>
      </w:r>
    </w:p>
    <w:p w14:paraId="000000DC" w14:textId="77777777" w:rsidR="00B10685" w:rsidRDefault="00000000">
      <w:pPr>
        <w:pBdr>
          <w:top w:val="nil"/>
          <w:left w:val="nil"/>
          <w:bottom w:val="nil"/>
          <w:right w:val="nil"/>
          <w:between w:val="nil"/>
        </w:pBdr>
        <w:shd w:val="clear" w:color="auto" w:fill="FFFFFF"/>
        <w:ind w:left="108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Attention:  Obinna Chukwujioke. </w:t>
      </w:r>
    </w:p>
    <w:p w14:paraId="000000DD" w14:textId="77777777" w:rsidR="00B10685" w:rsidRDefault="00000000">
      <w:pPr>
        <w:pBdr>
          <w:top w:val="nil"/>
          <w:left w:val="nil"/>
          <w:bottom w:val="nil"/>
          <w:right w:val="nil"/>
          <w:between w:val="nil"/>
        </w:pBdr>
        <w:shd w:val="clear" w:color="auto" w:fill="FFFFFF"/>
        <w:spacing w:after="240"/>
        <w:ind w:left="1080"/>
        <w:jc w:val="both"/>
        <w:rPr>
          <w:rFonts w:ascii="Open Sans" w:eastAsia="Open Sans" w:hAnsi="Open Sans" w:cs="Open Sans"/>
          <w:b/>
          <w:bCs/>
          <w:color w:val="000000"/>
          <w:sz w:val="22"/>
          <w:szCs w:val="22"/>
        </w:rPr>
      </w:pPr>
      <w:r>
        <w:rPr>
          <w:rFonts w:ascii="Open Sans" w:eastAsia="Open Sans" w:hAnsi="Open Sans" w:cs="Open Sans"/>
          <w:b/>
          <w:bCs/>
          <w:color w:val="000000"/>
          <w:sz w:val="22"/>
          <w:szCs w:val="22"/>
        </w:rPr>
        <w:br/>
      </w:r>
      <w:r>
        <w:rPr>
          <w:rFonts w:ascii="Open Sans" w:eastAsia="Open Sans" w:hAnsi="Open Sans" w:cs="Open Sans"/>
          <w:b/>
          <w:bCs/>
          <w:color w:val="FF0000"/>
          <w:sz w:val="22"/>
          <w:szCs w:val="22"/>
        </w:rPr>
        <w:t>For THE CLIENT</w:t>
      </w:r>
    </w:p>
    <w:p w14:paraId="5DF6E363" w14:textId="77777777" w:rsidR="00C94710" w:rsidRDefault="00000000">
      <w:pPr>
        <w:pBdr>
          <w:top w:val="nil"/>
          <w:left w:val="nil"/>
          <w:bottom w:val="nil"/>
          <w:right w:val="nil"/>
          <w:between w:val="nil"/>
        </w:pBdr>
        <w:shd w:val="clear" w:color="auto" w:fill="FFFFFF"/>
        <w:ind w:left="2160" w:hanging="1080"/>
        <w:jc w:val="both"/>
        <w:rPr>
          <w:del w:id="173" w:author="Lawyer" w:date="2026-05-27T18:26:00Z" w16du:dateUtc="2026-05-27T15:26:00Z"/>
          <w:rFonts w:ascii="Open Sans" w:eastAsia="Open Sans" w:hAnsi="Open Sans" w:cs="Open Sans"/>
          <w:color w:val="000000"/>
          <w:sz w:val="22"/>
          <w:szCs w:val="22"/>
          <w:highlight w:val="white"/>
        </w:rPr>
      </w:pPr>
      <w:del w:id="174" w:author="Lawyer" w:date="2026-05-27T18:26:00Z" w16du:dateUtc="2026-05-27T15:26:00Z">
        <w:r>
          <w:rPr>
            <w:rFonts w:ascii="Open Sans" w:eastAsia="Open Sans" w:hAnsi="Open Sans" w:cs="Open Sans"/>
            <w:color w:val="000000"/>
            <w:sz w:val="22"/>
            <w:szCs w:val="22"/>
          </w:rPr>
          <w:delText xml:space="preserve">Address: </w:delText>
        </w:r>
      </w:del>
    </w:p>
    <w:p w14:paraId="637E2D9F" w14:textId="77777777" w:rsidR="00C94710" w:rsidRDefault="00000000">
      <w:pPr>
        <w:pBdr>
          <w:top w:val="nil"/>
          <w:left w:val="nil"/>
          <w:bottom w:val="nil"/>
          <w:right w:val="nil"/>
          <w:between w:val="nil"/>
        </w:pBdr>
        <w:shd w:val="clear" w:color="auto" w:fill="FFFFFF"/>
        <w:ind w:left="1080"/>
        <w:jc w:val="both"/>
        <w:rPr>
          <w:del w:id="175" w:author="Lawyer" w:date="2026-05-27T18:26:00Z" w16du:dateUtc="2026-05-27T15:26:00Z"/>
          <w:rFonts w:ascii="Open Sans" w:eastAsia="Open Sans" w:hAnsi="Open Sans" w:cs="Open Sans"/>
          <w:color w:val="0000FF"/>
          <w:sz w:val="22"/>
          <w:szCs w:val="22"/>
          <w:u w:val="single"/>
        </w:rPr>
      </w:pPr>
      <w:del w:id="176" w:author="Lawyer" w:date="2026-05-27T18:26:00Z" w16du:dateUtc="2026-05-27T15:26:00Z">
        <w:r>
          <w:rPr>
            <w:rFonts w:ascii="Open Sans" w:eastAsia="Open Sans" w:hAnsi="Open Sans" w:cs="Open Sans"/>
            <w:color w:val="000000"/>
            <w:sz w:val="22"/>
            <w:szCs w:val="22"/>
          </w:rPr>
          <w:delText xml:space="preserve">Email: </w:delText>
        </w:r>
      </w:del>
    </w:p>
    <w:p w14:paraId="7AA912BC" w14:textId="77777777" w:rsidR="00C94710" w:rsidRDefault="00000000">
      <w:pPr>
        <w:pBdr>
          <w:top w:val="nil"/>
          <w:left w:val="nil"/>
          <w:bottom w:val="nil"/>
          <w:right w:val="nil"/>
          <w:between w:val="nil"/>
        </w:pBdr>
        <w:shd w:val="clear" w:color="auto" w:fill="FFFFFF"/>
        <w:ind w:left="1080"/>
        <w:jc w:val="both"/>
        <w:rPr>
          <w:del w:id="177" w:author="Lawyer" w:date="2026-05-27T18:26:00Z" w16du:dateUtc="2026-05-27T15:26:00Z"/>
          <w:rFonts w:ascii="Open Sans" w:eastAsia="Open Sans" w:hAnsi="Open Sans" w:cs="Open Sans"/>
          <w:color w:val="000000"/>
          <w:sz w:val="22"/>
          <w:szCs w:val="22"/>
        </w:rPr>
      </w:pPr>
      <w:del w:id="178" w:author="Lawyer" w:date="2026-05-27T18:26:00Z" w16du:dateUtc="2026-05-27T15:26:00Z">
        <w:r>
          <w:rPr>
            <w:rFonts w:ascii="Open Sans" w:eastAsia="Open Sans" w:hAnsi="Open Sans" w:cs="Open Sans"/>
            <w:color w:val="000000"/>
            <w:sz w:val="22"/>
            <w:szCs w:val="22"/>
          </w:rPr>
          <w:delText xml:space="preserve">Attention: </w:delText>
        </w:r>
      </w:del>
    </w:p>
    <w:p w14:paraId="4340BEAB" w14:textId="77777777" w:rsidR="00C94710" w:rsidRDefault="00000000">
      <w:pPr>
        <w:pBdr>
          <w:top w:val="nil"/>
          <w:left w:val="nil"/>
          <w:bottom w:val="nil"/>
          <w:right w:val="nil"/>
          <w:between w:val="nil"/>
        </w:pBdr>
        <w:shd w:val="clear" w:color="auto" w:fill="FFFFFF"/>
        <w:spacing w:after="240"/>
        <w:ind w:left="1080"/>
        <w:jc w:val="both"/>
        <w:rPr>
          <w:del w:id="179" w:author="Lawyer" w:date="2026-05-27T18:26:00Z" w16du:dateUtc="2026-05-27T15:26:00Z"/>
          <w:rFonts w:ascii="Open Sans" w:eastAsia="Open Sans" w:hAnsi="Open Sans" w:cs="Open Sans"/>
          <w:color w:val="000000"/>
          <w:sz w:val="22"/>
          <w:szCs w:val="22"/>
        </w:rPr>
      </w:pPr>
      <w:del w:id="180" w:author="Lawyer" w:date="2026-05-27T18:26:00Z" w16du:dateUtc="2026-05-27T15:26:00Z">
        <w:r>
          <w:rPr>
            <w:rFonts w:ascii="Open Sans" w:eastAsia="Open Sans" w:hAnsi="Open Sans" w:cs="Open Sans"/>
            <w:color w:val="000000"/>
            <w:sz w:val="22"/>
            <w:szCs w:val="22"/>
          </w:rPr>
          <w:tab/>
          <w:delText xml:space="preserve"> </w:delText>
        </w:r>
      </w:del>
    </w:p>
    <w:p w14:paraId="000000DE" w14:textId="77777777" w:rsidR="00B10685" w:rsidRDefault="00000000">
      <w:pPr>
        <w:pBdr>
          <w:top w:val="nil"/>
          <w:left w:val="nil"/>
          <w:bottom w:val="nil"/>
          <w:right w:val="nil"/>
          <w:between w:val="nil"/>
        </w:pBdr>
        <w:shd w:val="clear" w:color="auto" w:fill="FFFFFF"/>
        <w:ind w:left="2160" w:hanging="1080"/>
        <w:jc w:val="both"/>
        <w:rPr>
          <w:ins w:id="181" w:author="Lawyer" w:date="2026-05-27T18:26:00Z" w16du:dateUtc="2026-05-27T15:26:00Z"/>
          <w:rFonts w:ascii="Open Sans" w:eastAsia="Open Sans" w:hAnsi="Open Sans" w:cs="Open Sans"/>
          <w:color w:val="000000"/>
          <w:sz w:val="22"/>
          <w:szCs w:val="22"/>
          <w:highlight w:val="white"/>
        </w:rPr>
      </w:pPr>
      <w:ins w:id="182" w:author="Lawyer" w:date="2026-05-27T18:26:00Z" w16du:dateUtc="2026-05-27T15:26:00Z">
        <w:r>
          <w:rPr>
            <w:rFonts w:ascii="Open Sans" w:eastAsia="Open Sans" w:hAnsi="Open Sans" w:cs="Open Sans"/>
            <w:color w:val="000000"/>
            <w:sz w:val="22"/>
            <w:szCs w:val="22"/>
          </w:rPr>
          <w:lastRenderedPageBreak/>
          <w:t>Address: Suite 3, 1st Floor, La Ciotat Building, Mont Fleuri, Mahe, Seychelles</w:t>
        </w:r>
      </w:ins>
    </w:p>
    <w:p w14:paraId="000000DF" w14:textId="3EFBF903" w:rsidR="00B10685" w:rsidRPr="002561DA" w:rsidRDefault="00000000">
      <w:pPr>
        <w:pBdr>
          <w:top w:val="nil"/>
          <w:left w:val="nil"/>
          <w:bottom w:val="nil"/>
          <w:right w:val="nil"/>
          <w:between w:val="nil"/>
        </w:pBdr>
        <w:shd w:val="clear" w:color="auto" w:fill="FFFFFF"/>
        <w:ind w:left="1080"/>
        <w:jc w:val="both"/>
        <w:rPr>
          <w:ins w:id="183" w:author="Lawyer" w:date="2026-05-27T18:26:00Z" w16du:dateUtc="2026-05-27T15:26:00Z"/>
          <w:rFonts w:ascii="Open Sans" w:eastAsia="Open Sans" w:hAnsi="Open Sans" w:cs="Open Sans"/>
          <w:color w:val="0000FF"/>
          <w:sz w:val="22"/>
          <w:szCs w:val="22"/>
          <w:u w:val="single"/>
          <w:lang w:val="fr-FR"/>
        </w:rPr>
      </w:pPr>
      <w:ins w:id="184" w:author="Lawyer" w:date="2026-05-27T18:26:00Z" w16du:dateUtc="2026-05-27T15:26:00Z">
        <w:r w:rsidRPr="002561DA">
          <w:rPr>
            <w:rFonts w:ascii="Open Sans" w:eastAsia="Open Sans" w:hAnsi="Open Sans" w:cs="Open Sans"/>
            <w:color w:val="000000"/>
            <w:sz w:val="22"/>
            <w:szCs w:val="22"/>
            <w:lang w:val="fr-FR"/>
          </w:rPr>
          <w:t xml:space="preserve">Email: </w:t>
        </w:r>
        <w:r w:rsidR="002561DA">
          <w:rPr>
            <w:rFonts w:ascii="Open Sans" w:eastAsia="Open Sans" w:hAnsi="Open Sans" w:cs="Open Sans"/>
            <w:color w:val="000000"/>
            <w:sz w:val="22"/>
            <w:szCs w:val="22"/>
            <w:lang w:val="fr-FR"/>
          </w:rPr>
          <w:fldChar w:fldCharType="begin"/>
        </w:r>
        <w:r w:rsidR="002561DA">
          <w:rPr>
            <w:rFonts w:ascii="Open Sans" w:eastAsia="Open Sans" w:hAnsi="Open Sans" w:cs="Open Sans"/>
            <w:color w:val="000000"/>
            <w:sz w:val="22"/>
            <w:szCs w:val="22"/>
            <w:lang w:val="fr-FR"/>
          </w:rPr>
          <w:instrText>HYPERLINK "mailto:</w:instrText>
        </w:r>
        <w:r w:rsidR="002561DA" w:rsidRPr="002561DA">
          <w:rPr>
            <w:rFonts w:ascii="Open Sans" w:eastAsia="Open Sans" w:hAnsi="Open Sans" w:cs="Open Sans"/>
            <w:color w:val="000000"/>
            <w:sz w:val="22"/>
            <w:szCs w:val="22"/>
            <w:lang w:val="fr-FR"/>
          </w:rPr>
          <w:instrText>nikita.zhilenkov@avadapay.com</w:instrText>
        </w:r>
        <w:r w:rsidR="002561DA">
          <w:rPr>
            <w:rFonts w:ascii="Open Sans" w:eastAsia="Open Sans" w:hAnsi="Open Sans" w:cs="Open Sans"/>
            <w:color w:val="000000"/>
            <w:sz w:val="22"/>
            <w:szCs w:val="22"/>
            <w:lang w:val="fr-FR"/>
          </w:rPr>
          <w:instrText>"</w:instrText>
        </w:r>
        <w:r w:rsidR="002561DA">
          <w:rPr>
            <w:rFonts w:ascii="Open Sans" w:eastAsia="Open Sans" w:hAnsi="Open Sans" w:cs="Open Sans"/>
            <w:color w:val="000000"/>
            <w:sz w:val="22"/>
            <w:szCs w:val="22"/>
            <w:lang w:val="fr-FR"/>
          </w:rPr>
        </w:r>
        <w:r w:rsidR="002561DA">
          <w:rPr>
            <w:rFonts w:ascii="Open Sans" w:eastAsia="Open Sans" w:hAnsi="Open Sans" w:cs="Open Sans"/>
            <w:color w:val="000000"/>
            <w:sz w:val="22"/>
            <w:szCs w:val="22"/>
            <w:lang w:val="fr-FR"/>
          </w:rPr>
          <w:fldChar w:fldCharType="separate"/>
        </w:r>
        <w:r w:rsidR="002561DA" w:rsidRPr="007D0816">
          <w:rPr>
            <w:rStyle w:val="Hyperlink"/>
            <w:rFonts w:ascii="Open Sans" w:eastAsia="Open Sans" w:hAnsi="Open Sans" w:cs="Open Sans"/>
            <w:sz w:val="22"/>
            <w:szCs w:val="22"/>
            <w:lang w:val="fr-FR"/>
          </w:rPr>
          <w:t>nikita.zhilenkov@avadapay.com</w:t>
        </w:r>
        <w:r w:rsidR="002561DA">
          <w:rPr>
            <w:rFonts w:ascii="Open Sans" w:eastAsia="Open Sans" w:hAnsi="Open Sans" w:cs="Open Sans"/>
            <w:color w:val="000000"/>
            <w:sz w:val="22"/>
            <w:szCs w:val="22"/>
            <w:lang w:val="fr-FR"/>
          </w:rPr>
          <w:fldChar w:fldCharType="end"/>
        </w:r>
        <w:r w:rsidR="002561DA">
          <w:rPr>
            <w:rFonts w:ascii="Open Sans" w:eastAsia="Open Sans" w:hAnsi="Open Sans" w:cs="Open Sans"/>
            <w:color w:val="000000"/>
            <w:sz w:val="22"/>
            <w:szCs w:val="22"/>
            <w:lang w:val="fr-FR"/>
          </w:rPr>
          <w:t xml:space="preserve">; </w:t>
        </w:r>
        <w:r w:rsidR="002561DA">
          <w:rPr>
            <w:rFonts w:ascii="Open Sans" w:eastAsia="Open Sans" w:hAnsi="Open Sans" w:cs="Open Sans"/>
            <w:color w:val="000000"/>
            <w:sz w:val="22"/>
            <w:szCs w:val="22"/>
            <w:lang w:val="fr-FR"/>
          </w:rPr>
          <w:fldChar w:fldCharType="begin"/>
        </w:r>
        <w:r w:rsidR="002561DA">
          <w:rPr>
            <w:rFonts w:ascii="Open Sans" w:eastAsia="Open Sans" w:hAnsi="Open Sans" w:cs="Open Sans"/>
            <w:color w:val="000000"/>
            <w:sz w:val="22"/>
            <w:szCs w:val="22"/>
            <w:lang w:val="fr-FR"/>
          </w:rPr>
          <w:instrText>HYPERLINK "mailto:</w:instrText>
        </w:r>
        <w:r w:rsidR="002561DA" w:rsidRPr="002561DA">
          <w:rPr>
            <w:rFonts w:ascii="Open Sans" w:eastAsia="Open Sans" w:hAnsi="Open Sans" w:cs="Open Sans"/>
            <w:color w:val="000000"/>
            <w:sz w:val="22"/>
            <w:szCs w:val="22"/>
            <w:lang w:val="fr-FR"/>
          </w:rPr>
          <w:instrText>info@avadapay.com</w:instrText>
        </w:r>
        <w:r w:rsidR="002561DA">
          <w:rPr>
            <w:rFonts w:ascii="Open Sans" w:eastAsia="Open Sans" w:hAnsi="Open Sans" w:cs="Open Sans"/>
            <w:color w:val="000000"/>
            <w:sz w:val="22"/>
            <w:szCs w:val="22"/>
            <w:lang w:val="fr-FR"/>
          </w:rPr>
          <w:instrText>"</w:instrText>
        </w:r>
        <w:r w:rsidR="002561DA">
          <w:rPr>
            <w:rFonts w:ascii="Open Sans" w:eastAsia="Open Sans" w:hAnsi="Open Sans" w:cs="Open Sans"/>
            <w:color w:val="000000"/>
            <w:sz w:val="22"/>
            <w:szCs w:val="22"/>
            <w:lang w:val="fr-FR"/>
          </w:rPr>
        </w:r>
        <w:r w:rsidR="002561DA">
          <w:rPr>
            <w:rFonts w:ascii="Open Sans" w:eastAsia="Open Sans" w:hAnsi="Open Sans" w:cs="Open Sans"/>
            <w:color w:val="000000"/>
            <w:sz w:val="22"/>
            <w:szCs w:val="22"/>
            <w:lang w:val="fr-FR"/>
          </w:rPr>
          <w:fldChar w:fldCharType="separate"/>
        </w:r>
        <w:r w:rsidR="002561DA" w:rsidRPr="007D0816">
          <w:rPr>
            <w:rStyle w:val="Hyperlink"/>
            <w:rFonts w:ascii="Open Sans" w:eastAsia="Open Sans" w:hAnsi="Open Sans" w:cs="Open Sans"/>
            <w:sz w:val="22"/>
            <w:szCs w:val="22"/>
            <w:lang w:val="fr-FR"/>
          </w:rPr>
          <w:t>info@avadapay.com</w:t>
        </w:r>
        <w:r w:rsidR="002561DA">
          <w:rPr>
            <w:rFonts w:ascii="Open Sans" w:eastAsia="Open Sans" w:hAnsi="Open Sans" w:cs="Open Sans"/>
            <w:color w:val="000000"/>
            <w:sz w:val="22"/>
            <w:szCs w:val="22"/>
            <w:lang w:val="fr-FR"/>
          </w:rPr>
          <w:fldChar w:fldCharType="end"/>
        </w:r>
        <w:r w:rsidR="002561DA">
          <w:rPr>
            <w:rFonts w:ascii="Open Sans" w:eastAsia="Open Sans" w:hAnsi="Open Sans" w:cs="Open Sans"/>
            <w:color w:val="000000"/>
            <w:sz w:val="22"/>
            <w:szCs w:val="22"/>
            <w:lang w:val="fr-FR"/>
          </w:rPr>
          <w:t xml:space="preserve"> </w:t>
        </w:r>
      </w:ins>
    </w:p>
    <w:p w14:paraId="000000E0" w14:textId="11C7E29D" w:rsidR="00B10685" w:rsidRPr="002561DA" w:rsidRDefault="00000000">
      <w:pPr>
        <w:pBdr>
          <w:top w:val="nil"/>
          <w:left w:val="nil"/>
          <w:bottom w:val="nil"/>
          <w:right w:val="nil"/>
          <w:between w:val="nil"/>
        </w:pBdr>
        <w:shd w:val="clear" w:color="auto" w:fill="FFFFFF"/>
        <w:ind w:left="1080"/>
        <w:jc w:val="both"/>
        <w:rPr>
          <w:ins w:id="185" w:author="Lawyer" w:date="2026-05-27T18:26:00Z" w16du:dateUtc="2026-05-27T15:26:00Z"/>
          <w:rFonts w:ascii="Open Sans" w:eastAsia="Open Sans" w:hAnsi="Open Sans" w:cs="Open Sans"/>
          <w:color w:val="000000"/>
          <w:sz w:val="22"/>
          <w:szCs w:val="22"/>
          <w:lang w:val="fr-FR"/>
        </w:rPr>
      </w:pPr>
      <w:ins w:id="186" w:author="Lawyer" w:date="2026-05-27T18:26:00Z" w16du:dateUtc="2026-05-27T15:26:00Z">
        <w:r w:rsidRPr="002561DA">
          <w:rPr>
            <w:rFonts w:ascii="Open Sans" w:eastAsia="Open Sans" w:hAnsi="Open Sans" w:cs="Open Sans"/>
            <w:color w:val="000000"/>
            <w:sz w:val="22"/>
            <w:szCs w:val="22"/>
            <w:lang w:val="fr-FR"/>
          </w:rPr>
          <w:t xml:space="preserve">Attention: </w:t>
        </w:r>
        <w:r w:rsidR="002561DA" w:rsidRPr="002561DA">
          <w:rPr>
            <w:rFonts w:ascii="Open Sans" w:eastAsia="Open Sans" w:hAnsi="Open Sans" w:cs="Open Sans"/>
            <w:color w:val="000000"/>
            <w:sz w:val="22"/>
            <w:szCs w:val="22"/>
            <w:lang w:val="fr-FR"/>
          </w:rPr>
          <w:t>Ma</w:t>
        </w:r>
        <w:r w:rsidR="002561DA">
          <w:rPr>
            <w:rFonts w:ascii="Open Sans" w:eastAsia="Open Sans" w:hAnsi="Open Sans" w:cs="Open Sans"/>
            <w:color w:val="000000"/>
            <w:sz w:val="22"/>
            <w:szCs w:val="22"/>
            <w:lang w:val="fr-FR"/>
          </w:rPr>
          <w:t>nagement</w:t>
        </w:r>
      </w:ins>
    </w:p>
    <w:p w14:paraId="000000E2" w14:textId="77777777" w:rsidR="00B10685" w:rsidRDefault="00000000">
      <w:pPr>
        <w:pBdr>
          <w:top w:val="nil"/>
          <w:left w:val="nil"/>
          <w:bottom w:val="nil"/>
          <w:right w:val="nil"/>
          <w:between w:val="nil"/>
        </w:pBdr>
        <w:shd w:val="clear" w:color="auto" w:fill="FFFFFF"/>
        <w:spacing w:after="240"/>
        <w:ind w:left="1080"/>
        <w:jc w:val="both"/>
        <w:rPr>
          <w:rFonts w:ascii="Open Sans" w:eastAsia="Open Sans" w:hAnsi="Open Sans" w:cs="Open Sans"/>
          <w:color w:val="000000"/>
          <w:sz w:val="22"/>
          <w:szCs w:val="22"/>
        </w:rPr>
      </w:pPr>
      <w:r>
        <w:rPr>
          <w:rFonts w:ascii="Open Sans" w:eastAsia="Open Sans" w:hAnsi="Open Sans" w:cs="Open Sans"/>
          <w:color w:val="000000"/>
          <w:sz w:val="22"/>
          <w:szCs w:val="22"/>
        </w:rPr>
        <w:t>or such other address, fax number or email address duly notified to the other Party in writing.</w:t>
      </w:r>
    </w:p>
    <w:p w14:paraId="000000E3"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87"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Any notice given in accordance with this clause shall be deemed to have been duly given upon delivery, if hand delivered and duly acknowledged   by an officer or employee of the recipient, or if by courier Service upon confirmation of delivery, or upon due confirmation of transmission by the recipient if sent by electronic mail.</w:t>
      </w:r>
    </w:p>
    <w:p w14:paraId="000000E4" w14:textId="77777777" w:rsidR="00B10685" w:rsidRDefault="00B10685">
      <w:pPr>
        <w:pBdr>
          <w:top w:val="nil"/>
          <w:left w:val="nil"/>
          <w:bottom w:val="nil"/>
          <w:right w:val="nil"/>
          <w:between w:val="nil"/>
        </w:pBdr>
        <w:spacing w:after="160"/>
        <w:ind w:left="1080"/>
        <w:jc w:val="both"/>
        <w:rPr>
          <w:rFonts w:ascii="Open Sans" w:eastAsia="Open Sans" w:hAnsi="Open Sans" w:cs="Open Sans"/>
          <w:color w:val="000000"/>
          <w:sz w:val="22"/>
          <w:szCs w:val="22"/>
        </w:rPr>
      </w:pPr>
    </w:p>
    <w:p w14:paraId="000000E5"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188"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 xml:space="preserve">GOVERNING LAW AND DISPUTE RESOLUTION </w:t>
      </w:r>
    </w:p>
    <w:p w14:paraId="000000E6" w14:textId="77777777" w:rsidR="00B10685" w:rsidRDefault="00B10685">
      <w:pPr>
        <w:pBdr>
          <w:top w:val="nil"/>
          <w:left w:val="nil"/>
          <w:bottom w:val="nil"/>
          <w:right w:val="nil"/>
          <w:between w:val="nil"/>
        </w:pBdr>
        <w:spacing w:after="240" w:line="288" w:lineRule="auto"/>
        <w:ind w:left="720"/>
        <w:jc w:val="both"/>
        <w:rPr>
          <w:rFonts w:ascii="Open Sans" w:eastAsia="Open Sans" w:hAnsi="Open Sans" w:cs="Open Sans"/>
          <w:color w:val="000000"/>
          <w:sz w:val="6"/>
          <w:szCs w:val="6"/>
        </w:rPr>
      </w:pPr>
    </w:p>
    <w:p w14:paraId="000000E7"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89"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This Agreement shall be governed by and construed in accordance with the Laws of the Federal Republic of Nigeria.</w:t>
      </w:r>
    </w:p>
    <w:p w14:paraId="000000E8"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90"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If any dispute or difference arises as to the validity, interpretation, effect or rights and obligations of the Parties under this Agreement, the Parties shall use their best endeavour to reach an amicable settlement of the dispute.</w:t>
      </w:r>
    </w:p>
    <w:p w14:paraId="000000E9"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91"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 xml:space="preserve">If any dispute is not settled by mediation within thirty (30) days </w:t>
      </w:r>
      <w:r>
        <w:rPr>
          <w:rFonts w:ascii="Open Sans" w:eastAsia="Open Sans" w:hAnsi="Open Sans" w:cs="Open Sans"/>
          <w:sz w:val="22"/>
          <w:szCs w:val="22"/>
        </w:rPr>
        <w:t>from the date a Party requests such mediation</w:t>
      </w:r>
      <w:r>
        <w:rPr>
          <w:rFonts w:ascii="Open Sans" w:eastAsia="Open Sans" w:hAnsi="Open Sans" w:cs="Open Sans"/>
          <w:color w:val="000000"/>
          <w:sz w:val="22"/>
          <w:szCs w:val="22"/>
        </w:rPr>
        <w:t>, the Parties agree that the dispute shall be referred to arbitration in accordance with the provisions of the Arbitration and Conciliation Act, 2023. The Arbitration shall be conducted by a sole Arbitrator who shall be appointed by the mutual agreement of the Parties and in the absence of an agreement, within a period of ten (10) days from the date of notice of Arbitration filed by either Party, by the President of the Chartered Institute of Arbitrators UK (Nigeria Branch) on the application of either Party.</w:t>
      </w:r>
    </w:p>
    <w:p w14:paraId="000000EA"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92"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The Arbitration shall be conducted in Lagos, Nigeria and the language of the Arbitration shall be English.</w:t>
      </w:r>
    </w:p>
    <w:p w14:paraId="000000EB"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93"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The decision of the Arbitrator shall be binding on the Parties and shall include an order as to the costs of such arbitration and which Party shall pay such costs.</w:t>
      </w:r>
    </w:p>
    <w:p w14:paraId="000000EC" w14:textId="77777777" w:rsidR="00B10685" w:rsidRDefault="00000000">
      <w:pPr>
        <w:numPr>
          <w:ilvl w:val="1"/>
          <w:numId w:val="11"/>
        </w:numPr>
        <w:pBdr>
          <w:top w:val="nil"/>
          <w:left w:val="nil"/>
          <w:bottom w:val="nil"/>
          <w:right w:val="nil"/>
          <w:between w:val="nil"/>
        </w:pBdr>
        <w:spacing w:after="160"/>
        <w:jc w:val="both"/>
        <w:rPr>
          <w:rFonts w:ascii="Open Sans" w:eastAsia="Open Sans" w:hAnsi="Open Sans" w:cs="Open Sans"/>
          <w:color w:val="000000"/>
          <w:sz w:val="22"/>
          <w:szCs w:val="22"/>
        </w:rPr>
        <w:pPrChange w:id="194" w:author="Lawyer" w:date="2026-05-27T18:26:00Z" w16du:dateUtc="2026-05-27T15:26:00Z">
          <w:pPr>
            <w:numPr>
              <w:ilvl w:val="1"/>
              <w:numId w:val="35"/>
            </w:numPr>
            <w:pBdr>
              <w:top w:val="nil"/>
              <w:left w:val="nil"/>
              <w:bottom w:val="nil"/>
              <w:right w:val="nil"/>
              <w:between w:val="nil"/>
            </w:pBdr>
            <w:spacing w:after="160"/>
            <w:ind w:left="720" w:hanging="720"/>
            <w:jc w:val="both"/>
          </w:pPr>
        </w:pPrChange>
      </w:pPr>
      <w:r>
        <w:rPr>
          <w:rFonts w:ascii="Open Sans" w:eastAsia="Open Sans" w:hAnsi="Open Sans" w:cs="Open Sans"/>
          <w:color w:val="000000"/>
          <w:sz w:val="22"/>
          <w:szCs w:val="22"/>
        </w:rPr>
        <w:t>Each Party shall bear the cost of its legal representation in the arbitration proceeding.</w:t>
      </w:r>
    </w:p>
    <w:p w14:paraId="000000ED" w14:textId="77777777" w:rsidR="00B10685" w:rsidRDefault="00B10685">
      <w:pPr>
        <w:pBdr>
          <w:top w:val="nil"/>
          <w:left w:val="nil"/>
          <w:bottom w:val="nil"/>
          <w:right w:val="nil"/>
          <w:between w:val="nil"/>
        </w:pBdr>
        <w:spacing w:after="160"/>
        <w:jc w:val="both"/>
        <w:rPr>
          <w:rFonts w:ascii="Open Sans" w:eastAsia="Open Sans" w:hAnsi="Open Sans" w:cs="Open Sans"/>
          <w:color w:val="000000"/>
          <w:sz w:val="22"/>
          <w:szCs w:val="22"/>
        </w:rPr>
      </w:pPr>
    </w:p>
    <w:p w14:paraId="000000EE" w14:textId="77777777" w:rsidR="00B10685" w:rsidRDefault="00000000">
      <w:pPr>
        <w:numPr>
          <w:ilvl w:val="0"/>
          <w:numId w:val="11"/>
        </w:numPr>
        <w:pBdr>
          <w:top w:val="nil"/>
          <w:left w:val="nil"/>
          <w:bottom w:val="nil"/>
          <w:right w:val="nil"/>
          <w:between w:val="nil"/>
        </w:pBdr>
        <w:spacing w:after="240" w:line="288" w:lineRule="auto"/>
        <w:jc w:val="both"/>
        <w:rPr>
          <w:rFonts w:ascii="Open Sans" w:eastAsia="Open Sans" w:hAnsi="Open Sans" w:cs="Open Sans"/>
          <w:color w:val="000000"/>
          <w:sz w:val="22"/>
          <w:szCs w:val="22"/>
        </w:rPr>
        <w:pPrChange w:id="195" w:author="Lawyer" w:date="2026-05-27T18:26:00Z" w16du:dateUtc="2026-05-27T15:26:00Z">
          <w:pPr>
            <w:numPr>
              <w:numId w:val="35"/>
            </w:numPr>
            <w:pBdr>
              <w:top w:val="nil"/>
              <w:left w:val="nil"/>
              <w:bottom w:val="nil"/>
              <w:right w:val="nil"/>
              <w:between w:val="nil"/>
            </w:pBdr>
            <w:spacing w:after="240" w:line="288" w:lineRule="auto"/>
            <w:ind w:left="530" w:hanging="530"/>
            <w:jc w:val="both"/>
          </w:pPr>
        </w:pPrChange>
      </w:pPr>
      <w:r>
        <w:rPr>
          <w:rFonts w:ascii="Open Sans" w:eastAsia="Open Sans" w:hAnsi="Open Sans" w:cs="Open Sans"/>
          <w:b/>
          <w:bCs/>
          <w:color w:val="000000"/>
          <w:sz w:val="22"/>
          <w:szCs w:val="22"/>
        </w:rPr>
        <w:t xml:space="preserve">SET-OFF AND LIEN </w:t>
      </w:r>
    </w:p>
    <w:p w14:paraId="000000EF" w14:textId="41732369" w:rsidR="00B10685" w:rsidRDefault="00000000">
      <w:pPr>
        <w:numPr>
          <w:ilvl w:val="1"/>
          <w:numId w:val="11"/>
        </w:numPr>
        <w:pBdr>
          <w:top w:val="nil"/>
          <w:left w:val="nil"/>
          <w:bottom w:val="nil"/>
          <w:right w:val="nil"/>
          <w:between w:val="nil"/>
        </w:pBdr>
        <w:spacing w:after="240"/>
        <w:jc w:val="both"/>
        <w:rPr>
          <w:rFonts w:ascii="Open Sans" w:eastAsia="Open Sans" w:hAnsi="Open Sans" w:cs="Open Sans"/>
          <w:color w:val="000000"/>
          <w:sz w:val="22"/>
          <w:szCs w:val="22"/>
        </w:rPr>
        <w:pPrChange w:id="196" w:author="Lawyer" w:date="2026-05-27T18:26:00Z" w16du:dateUtc="2026-05-27T15:26:00Z">
          <w:pPr>
            <w:numPr>
              <w:ilvl w:val="1"/>
              <w:numId w:val="35"/>
            </w:numPr>
            <w:pBdr>
              <w:top w:val="nil"/>
              <w:left w:val="nil"/>
              <w:bottom w:val="nil"/>
              <w:right w:val="nil"/>
              <w:between w:val="nil"/>
            </w:pBdr>
            <w:spacing w:after="240"/>
            <w:ind w:left="720" w:hanging="720"/>
            <w:jc w:val="both"/>
          </w:pPr>
        </w:pPrChange>
      </w:pPr>
      <w:r>
        <w:rPr>
          <w:rFonts w:ascii="Open Sans" w:eastAsia="Open Sans" w:hAnsi="Open Sans" w:cs="Open Sans"/>
          <w:color w:val="000000"/>
          <w:sz w:val="22"/>
          <w:szCs w:val="22"/>
        </w:rPr>
        <w:t xml:space="preserve">MAPLERAD may, upon providing five (5) Business Days' prior written notice to the CLIENT (except in cases of suspected fraud or insolvency), set off any established and undisputed debts or liabilities due from the CLIENT </w:t>
      </w:r>
      <w:del w:id="197" w:author="Lawyer" w:date="2026-05-27T18:26:00Z" w16du:dateUtc="2026-05-27T15:26:00Z">
        <w:r>
          <w:rPr>
            <w:rFonts w:ascii="Open Sans" w:eastAsia="Open Sans" w:hAnsi="Open Sans" w:cs="Open Sans"/>
            <w:color w:val="000000"/>
            <w:sz w:val="22"/>
            <w:szCs w:val="22"/>
          </w:rPr>
          <w:delText xml:space="preserve">or the CLIENT's Affiliates </w:delText>
        </w:r>
      </w:del>
      <w:r>
        <w:rPr>
          <w:rFonts w:ascii="Open Sans" w:eastAsia="Open Sans" w:hAnsi="Open Sans" w:cs="Open Sans"/>
          <w:color w:val="000000"/>
          <w:sz w:val="22"/>
          <w:szCs w:val="22"/>
        </w:rPr>
        <w:t xml:space="preserve">to MAPLERAD under this Agreement against any debts or liabilities owed by MAPLERAD </w:t>
      </w:r>
      <w:r>
        <w:rPr>
          <w:rFonts w:ascii="Open Sans" w:eastAsia="Open Sans" w:hAnsi="Open Sans" w:cs="Open Sans"/>
          <w:color w:val="000000"/>
          <w:sz w:val="22"/>
          <w:szCs w:val="22"/>
        </w:rPr>
        <w:lastRenderedPageBreak/>
        <w:t>or any of its Affiliates to the CLIENT or the CLIENT's Affiliates, regardless of the place of payment or currency of either obligation. If the obligations are in different currencies, then MAPLERAD may convert either obligation at a market rate of exchange in its usual course of business for the purpose of the set-off. MAPLERAD may also exercise a right of lien over any sum belonging to the CLIENT in the event that the CLIENT has not paid any sum owed to MAPLERAD.</w:t>
      </w:r>
    </w:p>
    <w:p w14:paraId="000000F0" w14:textId="77777777" w:rsidR="00B10685" w:rsidRDefault="00000000">
      <w:pPr>
        <w:numPr>
          <w:ilvl w:val="1"/>
          <w:numId w:val="11"/>
        </w:numPr>
        <w:pBdr>
          <w:top w:val="nil"/>
          <w:left w:val="nil"/>
          <w:bottom w:val="nil"/>
          <w:right w:val="nil"/>
          <w:between w:val="nil"/>
        </w:pBdr>
        <w:spacing w:after="240"/>
        <w:jc w:val="both"/>
        <w:rPr>
          <w:rFonts w:ascii="Open Sans" w:eastAsia="Open Sans" w:hAnsi="Open Sans" w:cs="Open Sans"/>
          <w:color w:val="000000"/>
          <w:sz w:val="22"/>
          <w:szCs w:val="22"/>
        </w:rPr>
        <w:pPrChange w:id="198" w:author="Lawyer" w:date="2026-05-27T18:26:00Z" w16du:dateUtc="2026-05-27T15:26:00Z">
          <w:pPr>
            <w:numPr>
              <w:ilvl w:val="1"/>
              <w:numId w:val="35"/>
            </w:numPr>
            <w:pBdr>
              <w:top w:val="nil"/>
              <w:left w:val="nil"/>
              <w:bottom w:val="nil"/>
              <w:right w:val="nil"/>
              <w:between w:val="nil"/>
            </w:pBdr>
            <w:spacing w:after="240"/>
            <w:ind w:left="720" w:hanging="720"/>
            <w:jc w:val="both"/>
          </w:pPr>
        </w:pPrChange>
      </w:pPr>
      <w:r>
        <w:rPr>
          <w:rFonts w:ascii="Open Sans" w:eastAsia="Open Sans" w:hAnsi="Open Sans" w:cs="Open Sans"/>
          <w:color w:val="000000"/>
          <w:sz w:val="22"/>
          <w:szCs w:val="22"/>
        </w:rPr>
        <w:t>The exercise by MAPLERAD of any of its rights under this clause shall be without prejudice to any other rights or remedies (including but not limited to set-off) to which MAPLERAD or its Affiliates are otherwise entitled (by operation of law, contract, or otherwise).</w:t>
      </w:r>
    </w:p>
    <w:p w14:paraId="000000F1" w14:textId="77777777" w:rsidR="00B10685" w:rsidRDefault="00000000">
      <w:pPr>
        <w:numPr>
          <w:ilvl w:val="1"/>
          <w:numId w:val="11"/>
        </w:numPr>
        <w:pBdr>
          <w:top w:val="nil"/>
          <w:left w:val="nil"/>
          <w:bottom w:val="nil"/>
          <w:right w:val="nil"/>
          <w:between w:val="nil"/>
        </w:pBdr>
        <w:spacing w:after="240"/>
        <w:jc w:val="both"/>
        <w:rPr>
          <w:rFonts w:ascii="Open Sans" w:eastAsia="Open Sans" w:hAnsi="Open Sans" w:cs="Open Sans"/>
          <w:color w:val="000000"/>
          <w:sz w:val="22"/>
          <w:szCs w:val="22"/>
        </w:rPr>
        <w:pPrChange w:id="199" w:author="Lawyer" w:date="2026-05-27T18:26:00Z" w16du:dateUtc="2026-05-27T15:26:00Z">
          <w:pPr>
            <w:numPr>
              <w:ilvl w:val="1"/>
              <w:numId w:val="35"/>
            </w:numPr>
            <w:pBdr>
              <w:top w:val="nil"/>
              <w:left w:val="nil"/>
              <w:bottom w:val="nil"/>
              <w:right w:val="nil"/>
              <w:between w:val="nil"/>
            </w:pBdr>
            <w:spacing w:after="240"/>
            <w:ind w:left="720" w:hanging="720"/>
            <w:jc w:val="both"/>
          </w:pPr>
        </w:pPrChange>
      </w:pPr>
      <w:r>
        <w:rPr>
          <w:rFonts w:ascii="Open Sans" w:eastAsia="Open Sans" w:hAnsi="Open Sans" w:cs="Open Sans"/>
          <w:color w:val="000000"/>
          <w:sz w:val="22"/>
          <w:szCs w:val="22"/>
        </w:rPr>
        <w:t>The CLIENT may dispute any debt or liability owed to MAPLERAD or any of its Affiliates. The CLIENT shall provide written notice of such dispute to MAPLERAD, specifying the nature of the dispute, within 7 days of becoming aware of the debt or liability in question. If the parties are unable to resolve the dispute amicably within five (5) Business Days, the matter shall be settled in accordance with the Dispute Resolution clause (Clause 18).</w:t>
      </w:r>
    </w:p>
    <w:p w14:paraId="000000F2" w14:textId="77777777" w:rsidR="00B10685" w:rsidRDefault="00000000">
      <w:pPr>
        <w:numPr>
          <w:ilvl w:val="1"/>
          <w:numId w:val="11"/>
        </w:numPr>
        <w:pBdr>
          <w:top w:val="nil"/>
          <w:left w:val="nil"/>
          <w:bottom w:val="nil"/>
          <w:right w:val="nil"/>
          <w:between w:val="nil"/>
        </w:pBdr>
        <w:spacing w:after="240"/>
        <w:jc w:val="both"/>
        <w:rPr>
          <w:rFonts w:ascii="Open Sans" w:eastAsia="Open Sans" w:hAnsi="Open Sans" w:cs="Open Sans"/>
          <w:color w:val="000000"/>
          <w:sz w:val="22"/>
          <w:szCs w:val="22"/>
        </w:rPr>
        <w:pPrChange w:id="200" w:author="Lawyer" w:date="2026-05-27T18:26:00Z" w16du:dateUtc="2026-05-27T15:26:00Z">
          <w:pPr>
            <w:numPr>
              <w:ilvl w:val="1"/>
              <w:numId w:val="35"/>
            </w:numPr>
            <w:pBdr>
              <w:top w:val="nil"/>
              <w:left w:val="nil"/>
              <w:bottom w:val="nil"/>
              <w:right w:val="nil"/>
              <w:between w:val="nil"/>
            </w:pBdr>
            <w:spacing w:after="240"/>
            <w:ind w:left="720" w:hanging="720"/>
            <w:jc w:val="both"/>
          </w:pPr>
        </w:pPrChange>
      </w:pPr>
      <w:r>
        <w:rPr>
          <w:rFonts w:ascii="Open Sans" w:eastAsia="Open Sans" w:hAnsi="Open Sans" w:cs="Open Sans"/>
          <w:color w:val="000000"/>
          <w:sz w:val="22"/>
          <w:szCs w:val="22"/>
        </w:rPr>
        <w:t>If the parties are unable to resolve the dispute within 10 days of receipt of the written notice under clause 19.3, the Parties shall settle the dispute in accordance with Clause 18 of this Agreement</w:t>
      </w:r>
    </w:p>
    <w:p w14:paraId="000000F3" w14:textId="77777777" w:rsidR="00B10685" w:rsidRDefault="00000000">
      <w:pPr>
        <w:numPr>
          <w:ilvl w:val="0"/>
          <w:numId w:val="11"/>
        </w:numPr>
        <w:pBdr>
          <w:top w:val="nil"/>
          <w:left w:val="nil"/>
          <w:bottom w:val="nil"/>
          <w:right w:val="nil"/>
          <w:between w:val="nil"/>
        </w:pBdr>
        <w:spacing w:after="240"/>
        <w:jc w:val="both"/>
        <w:rPr>
          <w:rFonts w:ascii="Open Sans" w:eastAsia="Open Sans" w:hAnsi="Open Sans" w:cs="Open Sans"/>
          <w:color w:val="000000"/>
          <w:sz w:val="22"/>
          <w:szCs w:val="22"/>
        </w:rPr>
        <w:pPrChange w:id="201" w:author="Lawyer" w:date="2026-05-27T18:26:00Z" w16du:dateUtc="2026-05-27T15:26:00Z">
          <w:pPr>
            <w:numPr>
              <w:numId w:val="35"/>
            </w:numPr>
            <w:pBdr>
              <w:top w:val="nil"/>
              <w:left w:val="nil"/>
              <w:bottom w:val="nil"/>
              <w:right w:val="nil"/>
              <w:between w:val="nil"/>
            </w:pBdr>
            <w:spacing w:after="240"/>
            <w:ind w:left="530" w:hanging="530"/>
            <w:jc w:val="both"/>
          </w:pPr>
        </w:pPrChange>
      </w:pPr>
      <w:r>
        <w:rPr>
          <w:rFonts w:ascii="Open Sans" w:eastAsia="Open Sans" w:hAnsi="Open Sans" w:cs="Open Sans"/>
          <w:b/>
          <w:bCs/>
          <w:color w:val="000000"/>
          <w:sz w:val="22"/>
          <w:szCs w:val="22"/>
        </w:rPr>
        <w:t>RESOLUTION OF DISPUTES WITH THIRD PARTY OR A REGULATORY AUTHORITY</w:t>
      </w:r>
    </w:p>
    <w:p w14:paraId="000000F4" w14:textId="77777777" w:rsidR="00B10685" w:rsidRDefault="00000000">
      <w:pPr>
        <w:numPr>
          <w:ilvl w:val="1"/>
          <w:numId w:val="11"/>
        </w:numPr>
        <w:pBdr>
          <w:top w:val="nil"/>
          <w:left w:val="nil"/>
          <w:bottom w:val="nil"/>
          <w:right w:val="nil"/>
          <w:between w:val="nil"/>
        </w:pBdr>
        <w:spacing w:after="240" w:line="288" w:lineRule="auto"/>
        <w:jc w:val="both"/>
        <w:rPr>
          <w:rFonts w:ascii="Open Sans" w:eastAsia="Open Sans" w:hAnsi="Open Sans" w:cs="Open Sans"/>
          <w:color w:val="000000"/>
          <w:sz w:val="22"/>
          <w:szCs w:val="22"/>
        </w:rPr>
        <w:pPrChange w:id="202" w:author="Lawyer" w:date="2026-05-27T18:26:00Z" w16du:dateUtc="2026-05-27T15:26:00Z">
          <w:pPr>
            <w:numPr>
              <w:ilvl w:val="1"/>
              <w:numId w:val="35"/>
            </w:numPr>
            <w:pBdr>
              <w:top w:val="nil"/>
              <w:left w:val="nil"/>
              <w:bottom w:val="nil"/>
              <w:right w:val="nil"/>
              <w:between w:val="nil"/>
            </w:pBdr>
            <w:spacing w:after="240" w:line="288" w:lineRule="auto"/>
            <w:ind w:left="720" w:hanging="720"/>
            <w:jc w:val="both"/>
          </w:pPr>
        </w:pPrChange>
      </w:pPr>
      <w:r>
        <w:rPr>
          <w:rFonts w:ascii="Open Sans" w:eastAsia="Open Sans" w:hAnsi="Open Sans" w:cs="Open Sans"/>
          <w:color w:val="000000"/>
          <w:sz w:val="22"/>
          <w:szCs w:val="22"/>
        </w:rPr>
        <w:t>In the event of a dispute or claim brought by a third party or a user and/or a Regulatory Authority concerning the Service, processing and/or storage data against either or both Parties, the Parties will inform each other about any such disputes or claims and will cooperate with a view to settling them amicably in a timely fashion.</w:t>
      </w:r>
    </w:p>
    <w:p w14:paraId="000000F5" w14:textId="77777777" w:rsidR="00B10685" w:rsidRDefault="00000000">
      <w:pPr>
        <w:numPr>
          <w:ilvl w:val="1"/>
          <w:numId w:val="11"/>
        </w:numPr>
        <w:pBdr>
          <w:top w:val="nil"/>
          <w:left w:val="nil"/>
          <w:bottom w:val="nil"/>
          <w:right w:val="nil"/>
          <w:between w:val="nil"/>
        </w:pBdr>
        <w:spacing w:line="288" w:lineRule="auto"/>
        <w:jc w:val="both"/>
        <w:rPr>
          <w:rFonts w:ascii="Open Sans" w:eastAsia="Open Sans" w:hAnsi="Open Sans" w:cs="Open Sans"/>
          <w:color w:val="000000"/>
          <w:sz w:val="22"/>
          <w:szCs w:val="22"/>
        </w:rPr>
        <w:pPrChange w:id="203" w:author="Lawyer" w:date="2026-05-27T18:26:00Z" w16du:dateUtc="2026-05-27T15:26:00Z">
          <w:pPr>
            <w:numPr>
              <w:ilvl w:val="1"/>
              <w:numId w:val="35"/>
            </w:numPr>
            <w:pBdr>
              <w:top w:val="nil"/>
              <w:left w:val="nil"/>
              <w:bottom w:val="nil"/>
              <w:right w:val="nil"/>
              <w:between w:val="nil"/>
            </w:pBdr>
            <w:spacing w:line="288" w:lineRule="auto"/>
            <w:ind w:left="720" w:hanging="720"/>
            <w:jc w:val="both"/>
          </w:pPr>
        </w:pPrChange>
      </w:pPr>
      <w:r>
        <w:rPr>
          <w:rFonts w:ascii="Open Sans" w:eastAsia="Open Sans" w:hAnsi="Open Sans" w:cs="Open Sans"/>
          <w:color w:val="000000"/>
          <w:sz w:val="22"/>
          <w:szCs w:val="22"/>
        </w:rPr>
        <w:t>The Parties agree to respond to any generally available non-binding mediation procedure initiated by a user or by the Regulatory Authority. If they do participate in the proceedings, the Parties may elect to do so remotely (such as by telephone or other electronic means). The Parties also agree to consider participating in any other arbitration, mediation, or other dispute resolution proceedings developed for data protection disputes in accordance with Applicable Laws.</w:t>
      </w:r>
    </w:p>
    <w:p w14:paraId="000000F6" w14:textId="77777777" w:rsidR="00B10685" w:rsidRDefault="00B10685">
      <w:pPr>
        <w:pBdr>
          <w:top w:val="nil"/>
          <w:left w:val="nil"/>
          <w:bottom w:val="nil"/>
          <w:right w:val="nil"/>
          <w:between w:val="nil"/>
        </w:pBdr>
        <w:jc w:val="both"/>
        <w:rPr>
          <w:rFonts w:ascii="Open Sans" w:eastAsia="Open Sans" w:hAnsi="Open Sans" w:cs="Open Sans"/>
          <w:b/>
          <w:bCs/>
          <w:color w:val="000000"/>
          <w:sz w:val="22"/>
          <w:szCs w:val="22"/>
        </w:rPr>
      </w:pPr>
    </w:p>
    <w:p w14:paraId="000000F7"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204"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ENTIRE AGREEMENT</w:t>
      </w:r>
    </w:p>
    <w:p w14:paraId="000000F8"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0F9"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This Agreement constitutes the entire agreement and understanding between the Parties with respect to the subject matter hereof and supersedes any previous </w:t>
      </w:r>
      <w:r>
        <w:rPr>
          <w:rFonts w:ascii="Open Sans" w:eastAsia="Open Sans" w:hAnsi="Open Sans" w:cs="Open Sans"/>
          <w:color w:val="000000"/>
          <w:sz w:val="22"/>
          <w:szCs w:val="22"/>
        </w:rPr>
        <w:lastRenderedPageBreak/>
        <w:t>understanding, representations, or agreements (whether written or oral) between the Parties.</w:t>
      </w:r>
    </w:p>
    <w:p w14:paraId="000000FA" w14:textId="77777777" w:rsidR="00B10685" w:rsidRDefault="00B10685">
      <w:pPr>
        <w:pBdr>
          <w:top w:val="nil"/>
          <w:left w:val="nil"/>
          <w:bottom w:val="nil"/>
          <w:right w:val="nil"/>
          <w:between w:val="nil"/>
        </w:pBdr>
        <w:jc w:val="both"/>
        <w:rPr>
          <w:rFonts w:ascii="Open Sans" w:eastAsia="Open Sans" w:hAnsi="Open Sans" w:cs="Open Sans"/>
          <w:b/>
          <w:bCs/>
          <w:color w:val="000000"/>
          <w:sz w:val="22"/>
          <w:szCs w:val="22"/>
        </w:rPr>
      </w:pPr>
    </w:p>
    <w:p w14:paraId="000000FB"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205"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COUNTERPART</w:t>
      </w:r>
    </w:p>
    <w:p w14:paraId="000000FC"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0FD"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This Agreement may be signed in any number of counterparts, each of which shall when executed be deemed to be an original, but all of which together shall constitute one and the same instrument.</w:t>
      </w:r>
    </w:p>
    <w:p w14:paraId="000000FE"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0FF"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206"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ASSIGNMENT</w:t>
      </w:r>
    </w:p>
    <w:p w14:paraId="00000100"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101"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Either Party shall not assign this Agreement or any interest herein, either in whole or in part, without the other Party’s prior written consent, which consent shall not be unreasonably withheld. Any purported assignment made in violation of this clause shall be void.</w:t>
      </w:r>
    </w:p>
    <w:p w14:paraId="00000102"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103"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104"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207"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SEVERABILITY</w:t>
      </w:r>
    </w:p>
    <w:p w14:paraId="00000105"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106"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It is agreed  and understood  that if any provision  of this Agreement  becomes  illegal, invalid or unenforceable  in any respect, the legality, validity and enforceability  of the other provisions of this Agreement shall not in any way be affected or impaired, and this Agreement shall be construed as if such illegal, invalid or unenforceable provision were not contained  herein  and  in such  event,  the Parties  shall  endeavour  to carry  out the terms of this Agreement as nearly as possible in accordance with its original terms and intent.</w:t>
      </w:r>
    </w:p>
    <w:p w14:paraId="00000107" w14:textId="77777777" w:rsidR="00B10685" w:rsidRDefault="00B10685">
      <w:pPr>
        <w:pBdr>
          <w:top w:val="nil"/>
          <w:left w:val="nil"/>
          <w:bottom w:val="nil"/>
          <w:right w:val="nil"/>
          <w:between w:val="nil"/>
        </w:pBdr>
        <w:ind w:left="540"/>
        <w:jc w:val="both"/>
        <w:rPr>
          <w:rFonts w:ascii="Open Sans" w:eastAsia="Open Sans" w:hAnsi="Open Sans" w:cs="Open Sans"/>
          <w:color w:val="000000"/>
          <w:sz w:val="22"/>
          <w:szCs w:val="22"/>
        </w:rPr>
      </w:pPr>
    </w:p>
    <w:p w14:paraId="00000108"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208"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AMENDMENT</w:t>
      </w:r>
    </w:p>
    <w:p w14:paraId="00000109"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10A" w14:textId="77777777" w:rsidR="00B10685" w:rsidRDefault="00000000">
      <w:pPr>
        <w:pBdr>
          <w:top w:val="nil"/>
          <w:left w:val="nil"/>
          <w:bottom w:val="nil"/>
          <w:right w:val="nil"/>
          <w:between w:val="nil"/>
        </w:pBdr>
        <w:ind w:left="540"/>
        <w:jc w:val="both"/>
        <w:rPr>
          <w:rFonts w:ascii="Open Sans" w:eastAsia="Open Sans" w:hAnsi="Open Sans" w:cs="Open Sans"/>
          <w:color w:val="000000"/>
          <w:sz w:val="22"/>
          <w:szCs w:val="22"/>
        </w:rPr>
      </w:pPr>
      <w:r>
        <w:rPr>
          <w:rFonts w:ascii="Open Sans" w:eastAsia="Open Sans" w:hAnsi="Open Sans" w:cs="Open Sans"/>
          <w:color w:val="000000"/>
          <w:sz w:val="22"/>
          <w:szCs w:val="22"/>
        </w:rPr>
        <w:t>This Agreement may only be amended in writing and signed by the Parties or their duly authorized representatives save for Clause 8.</w:t>
      </w:r>
    </w:p>
    <w:p w14:paraId="0000010B" w14:textId="77777777" w:rsidR="00B10685" w:rsidRDefault="00B10685">
      <w:pPr>
        <w:pBdr>
          <w:top w:val="nil"/>
          <w:left w:val="nil"/>
          <w:bottom w:val="nil"/>
          <w:right w:val="nil"/>
          <w:between w:val="nil"/>
        </w:pBdr>
        <w:ind w:left="360"/>
        <w:jc w:val="both"/>
        <w:rPr>
          <w:rFonts w:ascii="Open Sans" w:eastAsia="Open Sans" w:hAnsi="Open Sans" w:cs="Open Sans"/>
          <w:color w:val="000000"/>
          <w:sz w:val="22"/>
          <w:szCs w:val="22"/>
        </w:rPr>
      </w:pPr>
    </w:p>
    <w:p w14:paraId="0000010C"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209"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WAIVER</w:t>
      </w:r>
    </w:p>
    <w:p w14:paraId="0000010D" w14:textId="77777777" w:rsidR="00B10685" w:rsidRDefault="00B10685">
      <w:pPr>
        <w:pBdr>
          <w:top w:val="nil"/>
          <w:left w:val="nil"/>
          <w:bottom w:val="nil"/>
          <w:right w:val="nil"/>
          <w:between w:val="nil"/>
        </w:pBdr>
        <w:ind w:left="480"/>
        <w:jc w:val="both"/>
        <w:rPr>
          <w:rFonts w:ascii="Open Sans" w:eastAsia="Open Sans" w:hAnsi="Open Sans" w:cs="Open Sans"/>
          <w:b/>
          <w:bCs/>
          <w:color w:val="000000"/>
          <w:sz w:val="22"/>
          <w:szCs w:val="22"/>
        </w:rPr>
      </w:pPr>
    </w:p>
    <w:p w14:paraId="0000010E" w14:textId="77777777" w:rsidR="00B10685" w:rsidRDefault="00000000">
      <w:pPr>
        <w:pBdr>
          <w:top w:val="nil"/>
          <w:left w:val="nil"/>
          <w:bottom w:val="nil"/>
          <w:right w:val="nil"/>
          <w:between w:val="nil"/>
        </w:pBdr>
        <w:ind w:left="48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No failure or delay by either Party in exercising any right, power or privilege under this Agreement will impair the same or operate as a waiver of the same nor will any single or partial exercise of any right, power or privilege preclude any further exercise of the same or the exercise of any other right, power or privilege. The rights and remedies provided in this Agreement are cumulative and not exclusive of any rights and remedies provided by law. </w:t>
      </w:r>
    </w:p>
    <w:p w14:paraId="0000010F" w14:textId="77777777" w:rsidR="00B10685" w:rsidRDefault="00B10685">
      <w:pPr>
        <w:pBdr>
          <w:top w:val="nil"/>
          <w:left w:val="nil"/>
          <w:bottom w:val="nil"/>
          <w:right w:val="nil"/>
          <w:between w:val="nil"/>
        </w:pBdr>
        <w:ind w:left="480"/>
        <w:jc w:val="both"/>
        <w:rPr>
          <w:rFonts w:ascii="Open Sans" w:eastAsia="Open Sans" w:hAnsi="Open Sans" w:cs="Open Sans"/>
          <w:b/>
          <w:bCs/>
          <w:color w:val="000000"/>
          <w:sz w:val="22"/>
          <w:szCs w:val="22"/>
        </w:rPr>
      </w:pPr>
    </w:p>
    <w:p w14:paraId="00000110" w14:textId="77777777" w:rsidR="00B10685" w:rsidRDefault="00000000">
      <w:pPr>
        <w:numPr>
          <w:ilvl w:val="0"/>
          <w:numId w:val="11"/>
        </w:numPr>
        <w:pBdr>
          <w:top w:val="nil"/>
          <w:left w:val="nil"/>
          <w:bottom w:val="nil"/>
          <w:right w:val="nil"/>
          <w:between w:val="nil"/>
        </w:pBdr>
        <w:jc w:val="both"/>
        <w:rPr>
          <w:rFonts w:ascii="Open Sans" w:eastAsia="Open Sans" w:hAnsi="Open Sans" w:cs="Open Sans"/>
          <w:color w:val="000000"/>
          <w:sz w:val="22"/>
          <w:szCs w:val="22"/>
        </w:rPr>
        <w:pPrChange w:id="210" w:author="Lawyer" w:date="2026-05-27T18:26:00Z" w16du:dateUtc="2026-05-27T15:26:00Z">
          <w:pPr>
            <w:numPr>
              <w:numId w:val="35"/>
            </w:numPr>
            <w:pBdr>
              <w:top w:val="nil"/>
              <w:left w:val="nil"/>
              <w:bottom w:val="nil"/>
              <w:right w:val="nil"/>
              <w:between w:val="nil"/>
            </w:pBdr>
            <w:ind w:left="530" w:hanging="530"/>
            <w:jc w:val="both"/>
          </w:pPr>
        </w:pPrChange>
      </w:pPr>
      <w:r>
        <w:rPr>
          <w:rFonts w:ascii="Open Sans" w:eastAsia="Open Sans" w:hAnsi="Open Sans" w:cs="Open Sans"/>
          <w:b/>
          <w:bCs/>
          <w:color w:val="000000"/>
          <w:sz w:val="22"/>
          <w:szCs w:val="22"/>
        </w:rPr>
        <w:t>DATA PROTECTION COMPLIANCE</w:t>
      </w:r>
    </w:p>
    <w:p w14:paraId="00000111" w14:textId="77777777" w:rsidR="00B10685" w:rsidRDefault="00B10685">
      <w:pPr>
        <w:pBdr>
          <w:top w:val="nil"/>
          <w:left w:val="nil"/>
          <w:bottom w:val="nil"/>
          <w:right w:val="nil"/>
          <w:between w:val="nil"/>
        </w:pBdr>
        <w:ind w:left="360"/>
        <w:jc w:val="both"/>
        <w:rPr>
          <w:rFonts w:ascii="Open Sans" w:eastAsia="Open Sans" w:hAnsi="Open Sans" w:cs="Open Sans"/>
          <w:b/>
          <w:bCs/>
          <w:color w:val="000000"/>
          <w:sz w:val="22"/>
          <w:szCs w:val="22"/>
        </w:rPr>
      </w:pPr>
    </w:p>
    <w:p w14:paraId="00000112" w14:textId="77777777" w:rsidR="00B10685" w:rsidRDefault="00000000">
      <w:pPr>
        <w:pBdr>
          <w:top w:val="nil"/>
          <w:left w:val="nil"/>
          <w:bottom w:val="nil"/>
          <w:right w:val="nil"/>
          <w:between w:val="nil"/>
        </w:pBdr>
        <w:spacing w:after="200"/>
        <w:ind w:left="450"/>
        <w:jc w:val="both"/>
        <w:rPr>
          <w:rFonts w:ascii="Open Sans" w:eastAsia="Open Sans" w:hAnsi="Open Sans" w:cs="Open Sans"/>
          <w:color w:val="000000"/>
          <w:sz w:val="22"/>
          <w:szCs w:val="22"/>
        </w:rPr>
      </w:pPr>
      <w:r>
        <w:rPr>
          <w:rFonts w:ascii="Open Sans" w:eastAsia="Open Sans" w:hAnsi="Open Sans" w:cs="Open Sans"/>
          <w:color w:val="000000"/>
          <w:sz w:val="22"/>
          <w:szCs w:val="22"/>
        </w:rPr>
        <w:lastRenderedPageBreak/>
        <w:t>The Parties herein agree to strictly comply with all applicable privacy and data protection , such as Nigeria Data Protection Act 2023 as well as all other applicable regulations in force in the processing of personal data and other relevant data obtained in the course of the performance of their respective obligations under this agreement. Where any of the Parties utilizes third party processors to perform its obligations under this Agreement, the Party shall ensure that the processor is under a similar confidentiality and data protection obligation as those contained in this Agreement. Each Party shall be liable for its unlawful processing of such data and that of its third-party processors.</w:t>
      </w:r>
    </w:p>
    <w:p w14:paraId="00000113" w14:textId="77777777" w:rsidR="00B10685" w:rsidRDefault="00000000">
      <w:pPr>
        <w:pBdr>
          <w:top w:val="nil"/>
          <w:left w:val="nil"/>
          <w:bottom w:val="nil"/>
          <w:right w:val="nil"/>
          <w:between w:val="nil"/>
        </w:pBdr>
        <w:spacing w:after="200"/>
        <w:ind w:left="45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The Parties shall ensure that they adopt and implement adequate physical and technical measures to guarantee the confidentiality, secure processing and storage of personal and sensitive data obtained and processed pursuant to their respective obligations under this Agreement. </w:t>
      </w:r>
    </w:p>
    <w:p w14:paraId="00000114" w14:textId="77777777" w:rsidR="00B10685" w:rsidRDefault="00B10685">
      <w:pPr>
        <w:pBdr>
          <w:top w:val="nil"/>
          <w:left w:val="nil"/>
          <w:bottom w:val="nil"/>
          <w:right w:val="nil"/>
          <w:between w:val="nil"/>
        </w:pBdr>
        <w:spacing w:after="200"/>
        <w:rPr>
          <w:rFonts w:ascii="Open Sans" w:eastAsia="Open Sans" w:hAnsi="Open Sans" w:cs="Open Sans"/>
          <w:b/>
          <w:bCs/>
          <w:color w:val="000000"/>
          <w:sz w:val="22"/>
          <w:szCs w:val="22"/>
        </w:rPr>
      </w:pPr>
    </w:p>
    <w:p w14:paraId="00000115" w14:textId="77777777" w:rsidR="00B10685" w:rsidRDefault="00B10685">
      <w:pPr>
        <w:pBdr>
          <w:top w:val="nil"/>
          <w:left w:val="nil"/>
          <w:bottom w:val="nil"/>
          <w:right w:val="nil"/>
          <w:between w:val="nil"/>
        </w:pBdr>
        <w:spacing w:after="200"/>
        <w:rPr>
          <w:rFonts w:ascii="Open Sans" w:eastAsia="Open Sans" w:hAnsi="Open Sans" w:cs="Open Sans"/>
          <w:b/>
          <w:bCs/>
          <w:color w:val="000000"/>
          <w:sz w:val="22"/>
          <w:szCs w:val="22"/>
        </w:rPr>
      </w:pPr>
    </w:p>
    <w:p w14:paraId="00000116" w14:textId="77777777" w:rsidR="00B10685" w:rsidRDefault="00B10685">
      <w:pPr>
        <w:pBdr>
          <w:top w:val="nil"/>
          <w:left w:val="nil"/>
          <w:bottom w:val="nil"/>
          <w:right w:val="nil"/>
          <w:between w:val="nil"/>
        </w:pBdr>
        <w:spacing w:after="200"/>
        <w:rPr>
          <w:rFonts w:ascii="Open Sans" w:eastAsia="Open Sans" w:hAnsi="Open Sans" w:cs="Open Sans"/>
          <w:b/>
          <w:bCs/>
          <w:color w:val="000000"/>
          <w:sz w:val="22"/>
          <w:szCs w:val="22"/>
        </w:rPr>
      </w:pPr>
    </w:p>
    <w:p w14:paraId="00000117" w14:textId="77777777" w:rsidR="00B10685" w:rsidRDefault="00000000">
      <w:pPr>
        <w:pBdr>
          <w:top w:val="nil"/>
          <w:left w:val="nil"/>
          <w:bottom w:val="nil"/>
          <w:right w:val="nil"/>
          <w:between w:val="nil"/>
        </w:pBdr>
        <w:spacing w:after="200"/>
        <w:rPr>
          <w:rFonts w:ascii="Open Sans" w:eastAsia="Open Sans" w:hAnsi="Open Sans" w:cs="Open Sans"/>
          <w:b/>
          <w:bCs/>
          <w:color w:val="000000"/>
          <w:sz w:val="22"/>
          <w:szCs w:val="22"/>
        </w:rPr>
      </w:pPr>
      <w:r>
        <w:rPr>
          <w:rFonts w:ascii="Open Sans" w:eastAsia="Open Sans" w:hAnsi="Open Sans" w:cs="Open Sans"/>
          <w:b/>
          <w:bCs/>
          <w:color w:val="000000"/>
          <w:sz w:val="22"/>
          <w:szCs w:val="22"/>
        </w:rPr>
        <w:t>IN WITNESS WHEREOF</w:t>
      </w:r>
      <w:r>
        <w:rPr>
          <w:rFonts w:ascii="Open Sans" w:eastAsia="Open Sans" w:hAnsi="Open Sans" w:cs="Open Sans"/>
          <w:color w:val="000000"/>
          <w:sz w:val="22"/>
          <w:szCs w:val="22"/>
        </w:rPr>
        <w:t>, the Parties intending to be legally bound, have caused this Agreement to be executed by their authorized representatives as of the Effective Date.</w:t>
      </w:r>
    </w:p>
    <w:p w14:paraId="00000118" w14:textId="77777777" w:rsidR="00B10685" w:rsidRDefault="00B10685">
      <w:pPr>
        <w:pBdr>
          <w:top w:val="nil"/>
          <w:left w:val="nil"/>
          <w:bottom w:val="nil"/>
          <w:right w:val="nil"/>
          <w:between w:val="nil"/>
        </w:pBdr>
        <w:tabs>
          <w:tab w:val="left" w:pos="1080"/>
        </w:tabs>
        <w:jc w:val="both"/>
        <w:rPr>
          <w:rFonts w:ascii="Open Sans" w:eastAsia="Open Sans" w:hAnsi="Open Sans" w:cs="Open Sans"/>
          <w:color w:val="000000"/>
          <w:sz w:val="22"/>
          <w:szCs w:val="22"/>
        </w:rPr>
      </w:pPr>
    </w:p>
    <w:p w14:paraId="61486F51" w14:textId="77777777" w:rsidR="00C94710" w:rsidRDefault="00000000">
      <w:pPr>
        <w:pBdr>
          <w:top w:val="nil"/>
          <w:left w:val="nil"/>
          <w:bottom w:val="nil"/>
          <w:right w:val="nil"/>
          <w:between w:val="nil"/>
        </w:pBdr>
        <w:jc w:val="both"/>
        <w:rPr>
          <w:del w:id="211" w:author="Lawyer" w:date="2026-05-27T18:26:00Z" w16du:dateUtc="2026-05-27T15:26:00Z"/>
          <w:rFonts w:ascii="Open Sans" w:eastAsia="Open Sans" w:hAnsi="Open Sans" w:cs="Open Sans"/>
          <w:color w:val="000000"/>
          <w:sz w:val="22"/>
          <w:szCs w:val="22"/>
        </w:rPr>
      </w:pPr>
      <w:del w:id="212" w:author="Lawyer" w:date="2026-05-27T18:26:00Z" w16du:dateUtc="2026-05-27T15:26:00Z">
        <w:r>
          <w:rPr>
            <w:rFonts w:ascii="Open Sans" w:eastAsia="Open Sans" w:hAnsi="Open Sans" w:cs="Open Sans"/>
            <w:b/>
            <w:bCs/>
            <w:color w:val="000000"/>
            <w:sz w:val="22"/>
            <w:szCs w:val="22"/>
          </w:rPr>
          <w:delText>SIGNED for and on behalf of</w:delText>
        </w:r>
      </w:del>
    </w:p>
    <w:p w14:paraId="32E3707C" w14:textId="77777777" w:rsidR="00C94710" w:rsidRDefault="00000000">
      <w:pPr>
        <w:pBdr>
          <w:top w:val="nil"/>
          <w:left w:val="nil"/>
          <w:bottom w:val="nil"/>
          <w:right w:val="nil"/>
          <w:between w:val="nil"/>
        </w:pBdr>
        <w:spacing w:after="240"/>
        <w:jc w:val="both"/>
        <w:rPr>
          <w:del w:id="213" w:author="Lawyer" w:date="2026-05-27T18:26:00Z" w16du:dateUtc="2026-05-27T15:26:00Z"/>
          <w:rFonts w:ascii="Open Sans" w:eastAsia="Open Sans" w:hAnsi="Open Sans" w:cs="Open Sans"/>
          <w:b/>
          <w:bCs/>
          <w:color w:val="000000"/>
          <w:sz w:val="22"/>
          <w:szCs w:val="22"/>
          <w:highlight w:val="white"/>
        </w:rPr>
      </w:pPr>
      <w:del w:id="214" w:author="Lawyer" w:date="2026-05-27T18:26:00Z" w16du:dateUtc="2026-05-27T15:26:00Z">
        <w:r>
          <w:rPr>
            <w:rFonts w:ascii="Open Sans" w:eastAsia="Open Sans" w:hAnsi="Open Sans" w:cs="Open Sans"/>
            <w:b/>
            <w:bCs/>
            <w:color w:val="000000"/>
            <w:sz w:val="22"/>
            <w:szCs w:val="22"/>
            <w:highlight w:val="white"/>
          </w:rPr>
          <w:delText>MAPLERAD LIMITED</w:delText>
        </w:r>
      </w:del>
    </w:p>
    <w:p w14:paraId="5A5F1AC3" w14:textId="77777777" w:rsidR="00C94710" w:rsidRDefault="00C94710">
      <w:pPr>
        <w:pBdr>
          <w:top w:val="nil"/>
          <w:left w:val="nil"/>
          <w:bottom w:val="nil"/>
          <w:right w:val="nil"/>
          <w:between w:val="nil"/>
        </w:pBdr>
        <w:tabs>
          <w:tab w:val="left" w:pos="1080"/>
        </w:tabs>
        <w:jc w:val="both"/>
        <w:rPr>
          <w:del w:id="215" w:author="Lawyer" w:date="2026-05-27T18:26:00Z" w16du:dateUtc="2026-05-27T15:26:00Z"/>
          <w:rFonts w:ascii="Open Sans" w:eastAsia="Open Sans" w:hAnsi="Open Sans" w:cs="Open Sans"/>
          <w:color w:val="000000"/>
          <w:sz w:val="22"/>
          <w:szCs w:val="22"/>
        </w:rPr>
      </w:pPr>
    </w:p>
    <w:p w14:paraId="0D92A341" w14:textId="77777777" w:rsidR="00C94710" w:rsidRDefault="00000000">
      <w:pPr>
        <w:pBdr>
          <w:top w:val="nil"/>
          <w:left w:val="nil"/>
          <w:bottom w:val="nil"/>
          <w:right w:val="nil"/>
          <w:between w:val="nil"/>
        </w:pBdr>
        <w:shd w:val="clear" w:color="auto" w:fill="FFFFFF"/>
        <w:jc w:val="both"/>
        <w:rPr>
          <w:del w:id="216" w:author="Lawyer" w:date="2026-05-27T18:26:00Z" w16du:dateUtc="2026-05-27T15:26:00Z"/>
          <w:rFonts w:ascii="Open Sans" w:eastAsia="Open Sans" w:hAnsi="Open Sans" w:cs="Open Sans"/>
          <w:b/>
          <w:bCs/>
          <w:color w:val="000000"/>
          <w:sz w:val="22"/>
          <w:szCs w:val="22"/>
          <w:highlight w:val="white"/>
        </w:rPr>
      </w:pPr>
      <w:del w:id="217" w:author="Lawyer" w:date="2026-05-27T18:26:00Z" w16du:dateUtc="2026-05-27T15:26:00Z">
        <w:r>
          <w:rPr>
            <w:rFonts w:ascii="Open Sans" w:eastAsia="Open Sans" w:hAnsi="Open Sans" w:cs="Open Sans"/>
            <w:b/>
            <w:bCs/>
            <w:color w:val="000000"/>
            <w:sz w:val="22"/>
            <w:szCs w:val="22"/>
            <w:highlight w:val="white"/>
          </w:rPr>
          <w:delText>______________________                                                            ______________________</w:delText>
        </w:r>
      </w:del>
    </w:p>
    <w:p w14:paraId="4D8DA41E" w14:textId="77777777" w:rsidR="00C94710" w:rsidRDefault="00000000">
      <w:pPr>
        <w:pBdr>
          <w:top w:val="nil"/>
          <w:left w:val="nil"/>
          <w:bottom w:val="nil"/>
          <w:right w:val="nil"/>
          <w:between w:val="nil"/>
        </w:pBdr>
        <w:shd w:val="clear" w:color="auto" w:fill="FFFFFF"/>
        <w:jc w:val="both"/>
        <w:rPr>
          <w:del w:id="218" w:author="Lawyer" w:date="2026-05-27T18:26:00Z" w16du:dateUtc="2026-05-27T15:26:00Z"/>
          <w:rFonts w:ascii="Open Sans" w:eastAsia="Open Sans" w:hAnsi="Open Sans" w:cs="Open Sans"/>
          <w:b/>
          <w:bCs/>
          <w:color w:val="000000"/>
          <w:sz w:val="22"/>
          <w:szCs w:val="22"/>
        </w:rPr>
      </w:pPr>
      <w:del w:id="219" w:author="Lawyer" w:date="2026-05-27T18:26:00Z" w16du:dateUtc="2026-05-27T15:26:00Z">
        <w:r>
          <w:rPr>
            <w:rFonts w:ascii="Open Sans" w:eastAsia="Open Sans" w:hAnsi="Open Sans" w:cs="Open Sans"/>
            <w:b/>
            <w:bCs/>
            <w:color w:val="000000"/>
            <w:sz w:val="22"/>
            <w:szCs w:val="22"/>
            <w:highlight w:val="white"/>
          </w:rPr>
          <w:delText xml:space="preserve">Designation:                                                                       Designation:          </w:delText>
        </w:r>
      </w:del>
    </w:p>
    <w:p w14:paraId="4DDDF2E2" w14:textId="77777777" w:rsidR="00C94710" w:rsidRDefault="00000000">
      <w:pPr>
        <w:pBdr>
          <w:top w:val="nil"/>
          <w:left w:val="nil"/>
          <w:bottom w:val="nil"/>
          <w:right w:val="nil"/>
          <w:between w:val="nil"/>
        </w:pBdr>
        <w:tabs>
          <w:tab w:val="left" w:pos="1080"/>
        </w:tabs>
        <w:jc w:val="both"/>
        <w:rPr>
          <w:del w:id="220" w:author="Lawyer" w:date="2026-05-27T18:26:00Z" w16du:dateUtc="2026-05-27T15:26:00Z"/>
          <w:rFonts w:ascii="Open Sans" w:eastAsia="Open Sans" w:hAnsi="Open Sans" w:cs="Open Sans"/>
          <w:color w:val="000000"/>
          <w:sz w:val="22"/>
          <w:szCs w:val="22"/>
        </w:rPr>
      </w:pPr>
      <w:del w:id="221" w:author="Lawyer" w:date="2026-05-27T18:26:00Z" w16du:dateUtc="2026-05-27T15:26:00Z">
        <w:r>
          <w:rPr>
            <w:rFonts w:ascii="Open Sans" w:eastAsia="Open Sans" w:hAnsi="Open Sans" w:cs="Open Sans"/>
            <w:color w:val="000000"/>
            <w:sz w:val="22"/>
            <w:szCs w:val="22"/>
          </w:rPr>
          <w:delText>Name: Obinna Chukwujioke</w:delText>
        </w:r>
        <w:r>
          <w:rPr>
            <w:rFonts w:ascii="Open Sans" w:eastAsia="Open Sans" w:hAnsi="Open Sans" w:cs="Open Sans"/>
            <w:color w:val="000000"/>
            <w:sz w:val="22"/>
            <w:szCs w:val="22"/>
          </w:rPr>
          <w:tab/>
          <w:delText xml:space="preserve">                                             Name: Miracle Anyanwu</w:delText>
        </w:r>
      </w:del>
    </w:p>
    <w:p w14:paraId="56BB95BA" w14:textId="77777777" w:rsidR="00C94710" w:rsidRDefault="00000000">
      <w:pPr>
        <w:pBdr>
          <w:top w:val="nil"/>
          <w:left w:val="nil"/>
          <w:bottom w:val="nil"/>
          <w:right w:val="nil"/>
          <w:between w:val="nil"/>
        </w:pBdr>
        <w:tabs>
          <w:tab w:val="left" w:pos="1080"/>
        </w:tabs>
        <w:jc w:val="both"/>
        <w:rPr>
          <w:del w:id="222" w:author="Lawyer" w:date="2026-05-27T18:26:00Z" w16du:dateUtc="2026-05-27T15:26:00Z"/>
          <w:rFonts w:ascii="Open Sans" w:eastAsia="Open Sans" w:hAnsi="Open Sans" w:cs="Open Sans"/>
          <w:color w:val="000000"/>
          <w:sz w:val="22"/>
          <w:szCs w:val="22"/>
        </w:rPr>
      </w:pPr>
      <w:del w:id="223" w:author="Lawyer" w:date="2026-05-27T18:26:00Z" w16du:dateUtc="2026-05-27T15:26:00Z">
        <w:r>
          <w:rPr>
            <w:rFonts w:ascii="Open Sans" w:eastAsia="Open Sans" w:hAnsi="Open Sans" w:cs="Open Sans"/>
            <w:color w:val="000000"/>
            <w:sz w:val="22"/>
            <w:szCs w:val="22"/>
          </w:rPr>
          <w:delText>Date:                                                                                      Date:</w:delText>
        </w:r>
      </w:del>
    </w:p>
    <w:p w14:paraId="756BE14D" w14:textId="77777777" w:rsidR="00C94710" w:rsidRDefault="00C94710">
      <w:pPr>
        <w:pBdr>
          <w:top w:val="nil"/>
          <w:left w:val="nil"/>
          <w:bottom w:val="nil"/>
          <w:right w:val="nil"/>
          <w:between w:val="nil"/>
        </w:pBdr>
        <w:tabs>
          <w:tab w:val="left" w:pos="1080"/>
        </w:tabs>
        <w:jc w:val="both"/>
        <w:rPr>
          <w:del w:id="224" w:author="Lawyer" w:date="2026-05-27T18:26:00Z" w16du:dateUtc="2026-05-27T15:26:00Z"/>
          <w:rFonts w:ascii="Open Sans" w:eastAsia="Open Sans" w:hAnsi="Open Sans" w:cs="Open Sans"/>
          <w:color w:val="000000"/>
          <w:sz w:val="22"/>
          <w:szCs w:val="22"/>
        </w:rPr>
      </w:pPr>
    </w:p>
    <w:p w14:paraId="46AF33EB" w14:textId="77777777" w:rsidR="00C94710" w:rsidRDefault="00C94710">
      <w:pPr>
        <w:pBdr>
          <w:top w:val="nil"/>
          <w:left w:val="nil"/>
          <w:bottom w:val="nil"/>
          <w:right w:val="nil"/>
          <w:between w:val="nil"/>
        </w:pBdr>
        <w:jc w:val="both"/>
        <w:rPr>
          <w:del w:id="225" w:author="Lawyer" w:date="2026-05-27T18:26:00Z" w16du:dateUtc="2026-05-27T15:26:00Z"/>
          <w:rFonts w:ascii="Open Sans" w:eastAsia="Open Sans" w:hAnsi="Open Sans" w:cs="Open Sans"/>
          <w:b/>
          <w:bCs/>
          <w:color w:val="000000"/>
          <w:sz w:val="22"/>
          <w:szCs w:val="22"/>
        </w:rPr>
      </w:pPr>
    </w:p>
    <w:p w14:paraId="4A679C68" w14:textId="77777777" w:rsidR="00C94710" w:rsidRDefault="00000000">
      <w:pPr>
        <w:pBdr>
          <w:top w:val="nil"/>
          <w:left w:val="nil"/>
          <w:bottom w:val="nil"/>
          <w:right w:val="nil"/>
          <w:between w:val="nil"/>
        </w:pBdr>
        <w:jc w:val="both"/>
        <w:rPr>
          <w:del w:id="226" w:author="Lawyer" w:date="2026-05-27T18:26:00Z" w16du:dateUtc="2026-05-27T15:26:00Z"/>
          <w:rFonts w:ascii="Open Sans" w:eastAsia="Open Sans" w:hAnsi="Open Sans" w:cs="Open Sans"/>
          <w:b/>
          <w:bCs/>
          <w:color w:val="FF0000"/>
          <w:sz w:val="22"/>
          <w:szCs w:val="22"/>
        </w:rPr>
      </w:pPr>
      <w:del w:id="227" w:author="Lawyer" w:date="2026-05-27T18:26:00Z" w16du:dateUtc="2026-05-27T15:26:00Z">
        <w:r>
          <w:rPr>
            <w:rFonts w:ascii="Open Sans" w:eastAsia="Open Sans" w:hAnsi="Open Sans" w:cs="Open Sans"/>
            <w:b/>
            <w:bCs/>
            <w:color w:val="000000"/>
            <w:sz w:val="22"/>
            <w:szCs w:val="22"/>
          </w:rPr>
          <w:delText xml:space="preserve">SIGNED for an on behalf of </w:delText>
        </w:r>
        <w:r>
          <w:rPr>
            <w:rFonts w:ascii="Open Sans" w:eastAsia="Open Sans" w:hAnsi="Open Sans" w:cs="Open Sans"/>
            <w:b/>
            <w:bCs/>
            <w:color w:val="FF0000"/>
            <w:sz w:val="22"/>
            <w:szCs w:val="22"/>
          </w:rPr>
          <w:delText>Insert Customer’s Full Corporate Name</w:delText>
        </w:r>
      </w:del>
    </w:p>
    <w:p w14:paraId="03E81A0D" w14:textId="77777777" w:rsidR="00C94710" w:rsidRDefault="00000000">
      <w:pPr>
        <w:pBdr>
          <w:top w:val="nil"/>
          <w:left w:val="nil"/>
          <w:bottom w:val="nil"/>
          <w:right w:val="nil"/>
          <w:between w:val="nil"/>
        </w:pBdr>
        <w:jc w:val="both"/>
        <w:rPr>
          <w:del w:id="228" w:author="Lawyer" w:date="2026-05-27T18:26:00Z" w16du:dateUtc="2026-05-27T15:26:00Z"/>
          <w:rFonts w:ascii="Open Sans" w:eastAsia="Open Sans" w:hAnsi="Open Sans" w:cs="Open Sans"/>
          <w:b/>
          <w:bCs/>
          <w:color w:val="000000"/>
          <w:sz w:val="22"/>
          <w:szCs w:val="22"/>
        </w:rPr>
      </w:pPr>
      <w:del w:id="229" w:author="Lawyer" w:date="2026-05-27T18:26:00Z" w16du:dateUtc="2026-05-27T15:26:00Z">
        <w:r>
          <w:rPr>
            <w:rFonts w:ascii="Open Sans" w:eastAsia="Open Sans" w:hAnsi="Open Sans" w:cs="Open Sans"/>
            <w:b/>
            <w:bCs/>
            <w:color w:val="000000"/>
            <w:sz w:val="22"/>
            <w:szCs w:val="22"/>
          </w:rPr>
          <w:delText xml:space="preserve"> </w:delText>
        </w:r>
      </w:del>
    </w:p>
    <w:p w14:paraId="7A3C1725" w14:textId="77777777" w:rsidR="00C94710" w:rsidRDefault="00C94710">
      <w:pPr>
        <w:pBdr>
          <w:top w:val="nil"/>
          <w:left w:val="nil"/>
          <w:bottom w:val="nil"/>
          <w:right w:val="nil"/>
          <w:between w:val="nil"/>
        </w:pBdr>
        <w:shd w:val="clear" w:color="auto" w:fill="FFFFFF"/>
        <w:jc w:val="both"/>
        <w:rPr>
          <w:del w:id="230" w:author="Lawyer" w:date="2026-05-27T18:26:00Z" w16du:dateUtc="2026-05-27T15:26:00Z"/>
          <w:rFonts w:ascii="Open Sans" w:eastAsia="Open Sans" w:hAnsi="Open Sans" w:cs="Open Sans"/>
          <w:b/>
          <w:bCs/>
          <w:color w:val="000000"/>
          <w:sz w:val="22"/>
          <w:szCs w:val="22"/>
          <w:highlight w:val="white"/>
        </w:rPr>
      </w:pPr>
    </w:p>
    <w:p w14:paraId="6E50F002" w14:textId="77777777" w:rsidR="00C94710" w:rsidRDefault="00000000">
      <w:pPr>
        <w:pBdr>
          <w:top w:val="nil"/>
          <w:left w:val="nil"/>
          <w:bottom w:val="nil"/>
          <w:right w:val="nil"/>
          <w:between w:val="nil"/>
        </w:pBdr>
        <w:shd w:val="clear" w:color="auto" w:fill="FFFFFF"/>
        <w:jc w:val="both"/>
        <w:rPr>
          <w:del w:id="231" w:author="Lawyer" w:date="2026-05-27T18:26:00Z" w16du:dateUtc="2026-05-27T15:26:00Z"/>
          <w:rFonts w:ascii="Open Sans" w:eastAsia="Open Sans" w:hAnsi="Open Sans" w:cs="Open Sans"/>
          <w:b/>
          <w:bCs/>
          <w:color w:val="000000"/>
          <w:sz w:val="22"/>
          <w:szCs w:val="22"/>
          <w:highlight w:val="white"/>
        </w:rPr>
      </w:pPr>
      <w:del w:id="232" w:author="Lawyer" w:date="2026-05-27T18:26:00Z" w16du:dateUtc="2026-05-27T15:26:00Z">
        <w:r>
          <w:rPr>
            <w:rFonts w:ascii="Open Sans" w:eastAsia="Open Sans" w:hAnsi="Open Sans" w:cs="Open Sans"/>
            <w:b/>
            <w:bCs/>
            <w:color w:val="000000"/>
            <w:sz w:val="22"/>
            <w:szCs w:val="22"/>
            <w:highlight w:val="white"/>
          </w:rPr>
          <w:delText>______________________                                                                  _____________________</w:delText>
        </w:r>
      </w:del>
    </w:p>
    <w:p w14:paraId="32146973" w14:textId="77777777" w:rsidR="00C94710" w:rsidRDefault="00000000">
      <w:pPr>
        <w:pBdr>
          <w:top w:val="nil"/>
          <w:left w:val="nil"/>
          <w:bottom w:val="nil"/>
          <w:right w:val="nil"/>
          <w:between w:val="nil"/>
        </w:pBdr>
        <w:shd w:val="clear" w:color="auto" w:fill="FFFFFF"/>
        <w:jc w:val="both"/>
        <w:rPr>
          <w:del w:id="233" w:author="Lawyer" w:date="2026-05-27T18:26:00Z" w16du:dateUtc="2026-05-27T15:26:00Z"/>
          <w:rFonts w:ascii="Open Sans" w:eastAsia="Open Sans" w:hAnsi="Open Sans" w:cs="Open Sans"/>
          <w:b/>
          <w:bCs/>
          <w:color w:val="000000"/>
          <w:sz w:val="22"/>
          <w:szCs w:val="22"/>
        </w:rPr>
      </w:pPr>
      <w:del w:id="234" w:author="Lawyer" w:date="2026-05-27T18:26:00Z" w16du:dateUtc="2026-05-27T15:26:00Z">
        <w:r>
          <w:rPr>
            <w:rFonts w:ascii="Open Sans" w:eastAsia="Open Sans" w:hAnsi="Open Sans" w:cs="Open Sans"/>
            <w:b/>
            <w:bCs/>
            <w:color w:val="000000"/>
            <w:sz w:val="22"/>
            <w:szCs w:val="22"/>
            <w:highlight w:val="white"/>
          </w:rPr>
          <w:delText xml:space="preserve">Designation:                                                                             Designation:            </w:delText>
        </w:r>
      </w:del>
    </w:p>
    <w:p w14:paraId="541E29D5" w14:textId="77777777" w:rsidR="00C94710" w:rsidRDefault="00000000">
      <w:pPr>
        <w:pBdr>
          <w:top w:val="nil"/>
          <w:left w:val="nil"/>
          <w:bottom w:val="nil"/>
          <w:right w:val="nil"/>
          <w:between w:val="nil"/>
        </w:pBdr>
        <w:tabs>
          <w:tab w:val="left" w:pos="1080"/>
        </w:tabs>
        <w:jc w:val="both"/>
        <w:rPr>
          <w:del w:id="235" w:author="Lawyer" w:date="2026-05-27T18:26:00Z" w16du:dateUtc="2026-05-27T15:26:00Z"/>
          <w:rFonts w:ascii="Open Sans" w:eastAsia="Open Sans" w:hAnsi="Open Sans" w:cs="Open Sans"/>
          <w:color w:val="000000"/>
          <w:sz w:val="22"/>
          <w:szCs w:val="22"/>
        </w:rPr>
      </w:pPr>
      <w:del w:id="236" w:author="Lawyer" w:date="2026-05-27T18:26:00Z" w16du:dateUtc="2026-05-27T15:26:00Z">
        <w:r>
          <w:rPr>
            <w:rFonts w:ascii="Open Sans" w:eastAsia="Open Sans" w:hAnsi="Open Sans" w:cs="Open Sans"/>
            <w:color w:val="000000"/>
            <w:sz w:val="22"/>
            <w:szCs w:val="22"/>
          </w:rPr>
          <w:delText>Name:</w:delText>
        </w:r>
        <w:r>
          <w:rPr>
            <w:rFonts w:ascii="Open Sans" w:eastAsia="Open Sans" w:hAnsi="Open Sans" w:cs="Open Sans"/>
            <w:color w:val="000000"/>
            <w:sz w:val="22"/>
            <w:szCs w:val="22"/>
          </w:rPr>
          <w:tab/>
          <w:delText xml:space="preserve">                                                                                   Name: </w:delText>
        </w:r>
      </w:del>
    </w:p>
    <w:p w14:paraId="0786D7F4" w14:textId="77777777" w:rsidR="002561DA" w:rsidRPr="006D50E8" w:rsidRDefault="00000000" w:rsidP="00A018E2">
      <w:pPr>
        <w:tabs>
          <w:tab w:val="left" w:pos="0"/>
          <w:tab w:val="left" w:pos="1080"/>
        </w:tabs>
        <w:jc w:val="both"/>
        <w:rPr>
          <w:del w:id="237" w:author="Lawyer" w:date="2026-05-27T18:26:00Z" w16du:dateUtc="2026-05-27T15:26:00Z"/>
          <w:rFonts w:ascii="Book Antiqua" w:eastAsia="Book Antiqua" w:hAnsi="Book Antiqua" w:cs="Book Antiqua"/>
          <w:b/>
        </w:rPr>
      </w:pPr>
      <w:del w:id="238" w:author="Lawyer" w:date="2026-05-27T18:26:00Z" w16du:dateUtc="2026-05-27T15:26:00Z">
        <w:r>
          <w:rPr>
            <w:rFonts w:ascii="Open Sans" w:eastAsia="Open Sans" w:hAnsi="Open Sans" w:cs="Open Sans"/>
            <w:color w:val="000000"/>
            <w:sz w:val="22"/>
            <w:szCs w:val="22"/>
          </w:rPr>
          <w:delText xml:space="preserve">Date:                                                                                            Date: </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561DA" w:rsidRPr="006D50E8" w14:paraId="1A409393" w14:textId="77777777" w:rsidTr="00A018E2">
        <w:trPr>
          <w:ins w:id="239" w:author="Lawyer" w:date="2026-05-27T18:26:00Z"/>
        </w:trPr>
        <w:tc>
          <w:tcPr>
            <w:tcW w:w="4508" w:type="dxa"/>
          </w:tcPr>
          <w:p w14:paraId="283BE635" w14:textId="2EFBA8C8" w:rsidR="002561DA" w:rsidRPr="006D50E8" w:rsidRDefault="002561DA" w:rsidP="00A018E2">
            <w:pPr>
              <w:tabs>
                <w:tab w:val="left" w:pos="0"/>
                <w:tab w:val="left" w:pos="1080"/>
              </w:tabs>
              <w:jc w:val="both"/>
              <w:rPr>
                <w:ins w:id="240" w:author="Lawyer" w:date="2026-05-27T18:26:00Z" w16du:dateUtc="2026-05-27T15:26:00Z"/>
                <w:rFonts w:ascii="Book Antiqua" w:eastAsia="Book Antiqua" w:hAnsi="Book Antiqua" w:cs="Book Antiqua"/>
                <w:b/>
              </w:rPr>
            </w:pPr>
            <w:ins w:id="241" w:author="Lawyer" w:date="2026-05-27T18:26:00Z" w16du:dateUtc="2026-05-27T15:26:00Z">
              <w:r w:rsidRPr="006D50E8">
                <w:rPr>
                  <w:rFonts w:ascii="Book Antiqua" w:eastAsia="Book Antiqua" w:hAnsi="Book Antiqua" w:cs="Book Antiqua"/>
                  <w:b/>
                </w:rPr>
                <w:t>Signed for and on behalf of:</w:t>
              </w:r>
            </w:ins>
          </w:p>
          <w:p w14:paraId="1CFB50EE" w14:textId="77777777" w:rsidR="002561DA" w:rsidRPr="006D50E8" w:rsidRDefault="002561DA" w:rsidP="00A018E2">
            <w:pPr>
              <w:tabs>
                <w:tab w:val="left" w:pos="0"/>
                <w:tab w:val="left" w:pos="1080"/>
              </w:tabs>
              <w:spacing w:line="360" w:lineRule="auto"/>
              <w:jc w:val="both"/>
              <w:rPr>
                <w:ins w:id="242" w:author="Lawyer" w:date="2026-05-27T18:26:00Z" w16du:dateUtc="2026-05-27T15:26:00Z"/>
                <w:rFonts w:ascii="Book Antiqua" w:eastAsia="Book Antiqua" w:hAnsi="Book Antiqua" w:cs="Book Antiqua"/>
                <w:b/>
                <w:sz w:val="4"/>
                <w:szCs w:val="4"/>
              </w:rPr>
            </w:pPr>
            <w:ins w:id="243" w:author="Lawyer" w:date="2026-05-27T18:26:00Z" w16du:dateUtc="2026-05-27T15:26:00Z">
              <w:r w:rsidRPr="006D50E8">
                <w:rPr>
                  <w:rFonts w:ascii="Book Antiqua" w:eastAsia="Book Antiqua" w:hAnsi="Book Antiqua" w:cs="Book Antiqua"/>
                  <w:b/>
                </w:rPr>
                <w:t>MAPLERAD LIMITED</w:t>
              </w:r>
            </w:ins>
          </w:p>
          <w:p w14:paraId="705C6D7C" w14:textId="77777777" w:rsidR="002561DA" w:rsidRPr="006D50E8" w:rsidRDefault="002561DA" w:rsidP="00A018E2">
            <w:pPr>
              <w:tabs>
                <w:tab w:val="left" w:pos="0"/>
                <w:tab w:val="left" w:pos="1080"/>
              </w:tabs>
              <w:jc w:val="both"/>
              <w:rPr>
                <w:ins w:id="244" w:author="Lawyer" w:date="2026-05-27T18:26:00Z" w16du:dateUtc="2026-05-27T15:26:00Z"/>
                <w:rFonts w:ascii="Book Antiqua" w:eastAsia="Book Antiqua" w:hAnsi="Book Antiqua" w:cs="Book Antiqua"/>
                <w:b/>
                <w:lang w:val="uk-UA"/>
              </w:rPr>
            </w:pPr>
          </w:p>
        </w:tc>
        <w:tc>
          <w:tcPr>
            <w:tcW w:w="4508" w:type="dxa"/>
          </w:tcPr>
          <w:p w14:paraId="24E122A3" w14:textId="77777777" w:rsidR="002561DA" w:rsidRPr="006D50E8" w:rsidRDefault="002561DA" w:rsidP="00A018E2">
            <w:pPr>
              <w:tabs>
                <w:tab w:val="left" w:pos="0"/>
                <w:tab w:val="left" w:pos="1080"/>
              </w:tabs>
              <w:jc w:val="both"/>
              <w:rPr>
                <w:ins w:id="245" w:author="Lawyer" w:date="2026-05-27T18:26:00Z" w16du:dateUtc="2026-05-27T15:26:00Z"/>
                <w:rFonts w:ascii="Book Antiqua" w:eastAsia="Book Antiqua" w:hAnsi="Book Antiqua" w:cs="Book Antiqua"/>
                <w:b/>
              </w:rPr>
            </w:pPr>
            <w:ins w:id="246" w:author="Lawyer" w:date="2026-05-27T18:26:00Z" w16du:dateUtc="2026-05-27T15:26:00Z">
              <w:r w:rsidRPr="006D50E8">
                <w:rPr>
                  <w:rFonts w:ascii="Book Antiqua" w:eastAsia="Book Antiqua" w:hAnsi="Book Antiqua" w:cs="Book Antiqua"/>
                  <w:b/>
                </w:rPr>
                <w:t>Signed for and on behalf of:</w:t>
              </w:r>
            </w:ins>
          </w:p>
          <w:p w14:paraId="6BFA92F7" w14:textId="77777777" w:rsidR="002561DA" w:rsidRPr="006D50E8" w:rsidRDefault="002561DA" w:rsidP="00A018E2">
            <w:pPr>
              <w:tabs>
                <w:tab w:val="left" w:pos="0"/>
                <w:tab w:val="left" w:pos="1080"/>
              </w:tabs>
              <w:spacing w:line="360" w:lineRule="auto"/>
              <w:jc w:val="both"/>
              <w:rPr>
                <w:ins w:id="247" w:author="Lawyer" w:date="2026-05-27T18:26:00Z" w16du:dateUtc="2026-05-27T15:26:00Z"/>
                <w:rFonts w:ascii="Book Antiqua" w:eastAsia="Book Antiqua" w:hAnsi="Book Antiqua" w:cs="Book Antiqua"/>
                <w:b/>
              </w:rPr>
            </w:pPr>
            <w:ins w:id="248" w:author="Lawyer" w:date="2026-05-27T18:26:00Z" w16du:dateUtc="2026-05-27T15:26:00Z">
              <w:r w:rsidRPr="006D50E8">
                <w:rPr>
                  <w:rFonts w:ascii="Book Antiqua" w:eastAsia="Book Antiqua" w:hAnsi="Book Antiqua" w:cs="Book Antiqua"/>
                  <w:b/>
                </w:rPr>
                <w:t>AVADA LTD</w:t>
              </w:r>
            </w:ins>
          </w:p>
          <w:p w14:paraId="06E50013" w14:textId="77777777" w:rsidR="002561DA" w:rsidRPr="006D50E8" w:rsidRDefault="002561DA" w:rsidP="00A018E2">
            <w:pPr>
              <w:tabs>
                <w:tab w:val="left" w:pos="0"/>
                <w:tab w:val="left" w:pos="1080"/>
              </w:tabs>
              <w:jc w:val="both"/>
              <w:rPr>
                <w:ins w:id="249" w:author="Lawyer" w:date="2026-05-27T18:26:00Z" w16du:dateUtc="2026-05-27T15:26:00Z"/>
                <w:rFonts w:ascii="Book Antiqua" w:eastAsia="Book Antiqua" w:hAnsi="Book Antiqua" w:cs="Book Antiqua"/>
                <w:b/>
                <w:lang w:val="uk-UA"/>
              </w:rPr>
            </w:pPr>
          </w:p>
        </w:tc>
      </w:tr>
      <w:tr w:rsidR="002561DA" w:rsidRPr="006D50E8" w14:paraId="43ACD4F6" w14:textId="77777777" w:rsidTr="00A018E2">
        <w:trPr>
          <w:trHeight w:val="1936"/>
          <w:ins w:id="250" w:author="Lawyer" w:date="2026-05-27T18:26:00Z"/>
        </w:trPr>
        <w:tc>
          <w:tcPr>
            <w:tcW w:w="4508" w:type="dxa"/>
          </w:tcPr>
          <w:p w14:paraId="3A6A2A7F" w14:textId="77777777" w:rsidR="002561DA" w:rsidRPr="006D50E8" w:rsidRDefault="002561DA" w:rsidP="00A018E2">
            <w:pPr>
              <w:tabs>
                <w:tab w:val="left" w:pos="0"/>
                <w:tab w:val="left" w:pos="1080"/>
              </w:tabs>
              <w:jc w:val="both"/>
              <w:rPr>
                <w:ins w:id="251" w:author="Lawyer" w:date="2026-05-27T18:26:00Z" w16du:dateUtc="2026-05-27T15:26:00Z"/>
                <w:rFonts w:ascii="Book Antiqua" w:eastAsia="Book Antiqua" w:hAnsi="Book Antiqua" w:cs="Book Antiqua"/>
                <w:b/>
                <w:lang w:val="uk-UA"/>
              </w:rPr>
            </w:pPr>
          </w:p>
        </w:tc>
        <w:tc>
          <w:tcPr>
            <w:tcW w:w="4508" w:type="dxa"/>
          </w:tcPr>
          <w:p w14:paraId="15ED178A" w14:textId="77777777" w:rsidR="002561DA" w:rsidRPr="006D50E8" w:rsidRDefault="002561DA" w:rsidP="00A018E2">
            <w:pPr>
              <w:tabs>
                <w:tab w:val="left" w:pos="0"/>
                <w:tab w:val="left" w:pos="1080"/>
              </w:tabs>
              <w:jc w:val="both"/>
              <w:rPr>
                <w:ins w:id="252" w:author="Lawyer" w:date="2026-05-27T18:26:00Z" w16du:dateUtc="2026-05-27T15:26:00Z"/>
                <w:rFonts w:ascii="Book Antiqua" w:eastAsia="Book Antiqua" w:hAnsi="Book Antiqua" w:cs="Book Antiqua"/>
                <w:b/>
                <w:lang w:val="uk-UA"/>
              </w:rPr>
            </w:pPr>
          </w:p>
        </w:tc>
      </w:tr>
      <w:tr w:rsidR="002561DA" w:rsidRPr="006D50E8" w14:paraId="105C9C8D" w14:textId="77777777" w:rsidTr="00A018E2">
        <w:trPr>
          <w:ins w:id="253" w:author="Lawyer" w:date="2026-05-27T18:26:00Z"/>
        </w:trPr>
        <w:tc>
          <w:tcPr>
            <w:tcW w:w="4508" w:type="dxa"/>
          </w:tcPr>
          <w:p w14:paraId="5872B450" w14:textId="77777777" w:rsidR="002561DA" w:rsidRPr="006D50E8" w:rsidRDefault="002561DA" w:rsidP="00A018E2">
            <w:pPr>
              <w:tabs>
                <w:tab w:val="left" w:pos="0"/>
                <w:tab w:val="left" w:pos="1080"/>
              </w:tabs>
              <w:jc w:val="both"/>
              <w:rPr>
                <w:ins w:id="254" w:author="Lawyer" w:date="2026-05-27T18:26:00Z" w16du:dateUtc="2026-05-27T15:26:00Z"/>
                <w:rFonts w:ascii="Book Antiqua" w:eastAsia="Book Antiqua" w:hAnsi="Book Antiqua" w:cs="Book Antiqua"/>
                <w:b/>
                <w:lang w:val="uk-UA"/>
              </w:rPr>
            </w:pPr>
            <w:ins w:id="255" w:author="Lawyer" w:date="2026-05-27T18:26:00Z" w16du:dateUtc="2026-05-27T15:26:00Z">
              <w:r w:rsidRPr="00E16A9D">
                <w:rPr>
                  <w:rFonts w:ascii="Book Antiqua" w:eastAsia="Book Antiqua" w:hAnsi="Book Antiqua" w:cs="Book Antiqua"/>
                  <w:b/>
                  <w:lang w:val="uk-UA"/>
                </w:rPr>
                <w:t>Obinna Chukwujioke, Director</w:t>
              </w:r>
            </w:ins>
          </w:p>
        </w:tc>
        <w:tc>
          <w:tcPr>
            <w:tcW w:w="4508" w:type="dxa"/>
          </w:tcPr>
          <w:p w14:paraId="437C3DD3" w14:textId="77777777" w:rsidR="002561DA" w:rsidRPr="006D50E8" w:rsidRDefault="002561DA" w:rsidP="00A018E2">
            <w:pPr>
              <w:tabs>
                <w:tab w:val="left" w:pos="0"/>
                <w:tab w:val="left" w:pos="1080"/>
              </w:tabs>
              <w:jc w:val="both"/>
              <w:rPr>
                <w:ins w:id="256" w:author="Lawyer" w:date="2026-05-27T18:26:00Z" w16du:dateUtc="2026-05-27T15:26:00Z"/>
                <w:rFonts w:ascii="Book Antiqua" w:eastAsia="Book Antiqua" w:hAnsi="Book Antiqua" w:cs="Book Antiqua"/>
                <w:b/>
                <w:lang w:val="en-US"/>
              </w:rPr>
            </w:pPr>
            <w:ins w:id="257" w:author="Lawyer" w:date="2026-05-27T18:26:00Z" w16du:dateUtc="2026-05-27T15:26:00Z">
              <w:r w:rsidRPr="006D50E8">
                <w:rPr>
                  <w:rFonts w:ascii="Book Antiqua" w:eastAsia="Book Antiqua" w:hAnsi="Book Antiqua" w:cs="Book Antiqua"/>
                  <w:b/>
                  <w:lang w:val="uk-UA"/>
                </w:rPr>
                <w:t>Daria Yevmenchuk</w:t>
              </w:r>
              <w:r w:rsidRPr="006D50E8">
                <w:rPr>
                  <w:rFonts w:ascii="Book Antiqua" w:eastAsia="Book Antiqua" w:hAnsi="Book Antiqua" w:cs="Book Antiqua"/>
                  <w:b/>
                  <w:lang w:val="en-US"/>
                </w:rPr>
                <w:t>, Authorized Representative</w:t>
              </w:r>
            </w:ins>
          </w:p>
        </w:tc>
      </w:tr>
      <w:tr w:rsidR="002561DA" w:rsidRPr="006D50E8" w14:paraId="2F5425AE" w14:textId="77777777" w:rsidTr="00A018E2">
        <w:trPr>
          <w:ins w:id="258" w:author="Lawyer" w:date="2026-05-27T18:26:00Z"/>
        </w:trPr>
        <w:tc>
          <w:tcPr>
            <w:tcW w:w="4508" w:type="dxa"/>
          </w:tcPr>
          <w:p w14:paraId="4BEE78FB" w14:textId="77777777" w:rsidR="002561DA" w:rsidRPr="006D50E8" w:rsidRDefault="002561DA" w:rsidP="00A018E2">
            <w:pPr>
              <w:tabs>
                <w:tab w:val="left" w:pos="0"/>
                <w:tab w:val="left" w:pos="1080"/>
              </w:tabs>
              <w:jc w:val="both"/>
              <w:rPr>
                <w:ins w:id="259" w:author="Lawyer" w:date="2026-05-27T18:26:00Z" w16du:dateUtc="2026-05-27T15:26:00Z"/>
                <w:rFonts w:ascii="Book Antiqua" w:eastAsia="Book Antiqua" w:hAnsi="Book Antiqua" w:cs="Book Antiqua"/>
                <w:b/>
                <w:lang w:val="en-US"/>
              </w:rPr>
            </w:pPr>
            <w:ins w:id="260" w:author="Lawyer" w:date="2026-05-27T18:26:00Z" w16du:dateUtc="2026-05-27T15:26:00Z">
              <w:r w:rsidRPr="006D50E8">
                <w:rPr>
                  <w:rFonts w:ascii="Book Antiqua" w:eastAsia="Book Antiqua" w:hAnsi="Book Antiqua" w:cs="Book Antiqua"/>
                  <w:b/>
                  <w:lang w:val="en-US"/>
                </w:rPr>
                <w:t>Date:</w:t>
              </w:r>
            </w:ins>
          </w:p>
        </w:tc>
        <w:tc>
          <w:tcPr>
            <w:tcW w:w="4508" w:type="dxa"/>
          </w:tcPr>
          <w:p w14:paraId="16A41206" w14:textId="77777777" w:rsidR="002561DA" w:rsidRPr="006D50E8" w:rsidRDefault="002561DA" w:rsidP="00A018E2">
            <w:pPr>
              <w:tabs>
                <w:tab w:val="left" w:pos="0"/>
                <w:tab w:val="left" w:pos="1080"/>
              </w:tabs>
              <w:jc w:val="both"/>
              <w:rPr>
                <w:ins w:id="261" w:author="Lawyer" w:date="2026-05-27T18:26:00Z" w16du:dateUtc="2026-05-27T15:26:00Z"/>
                <w:rFonts w:ascii="Book Antiqua" w:eastAsia="Book Antiqua" w:hAnsi="Book Antiqua" w:cs="Book Antiqua"/>
                <w:b/>
                <w:lang w:val="en-US"/>
              </w:rPr>
            </w:pPr>
            <w:ins w:id="262" w:author="Lawyer" w:date="2026-05-27T18:26:00Z" w16du:dateUtc="2026-05-27T15:26:00Z">
              <w:r w:rsidRPr="006D50E8">
                <w:rPr>
                  <w:rFonts w:ascii="Book Antiqua" w:eastAsia="Book Antiqua" w:hAnsi="Book Antiqua" w:cs="Book Antiqua"/>
                  <w:b/>
                  <w:lang w:val="en-US"/>
                </w:rPr>
                <w:t>Date:</w:t>
              </w:r>
            </w:ins>
          </w:p>
        </w:tc>
      </w:tr>
    </w:tbl>
    <w:p w14:paraId="5716B27B" w14:textId="77777777" w:rsidR="002561DA" w:rsidRDefault="002561DA">
      <w:pPr>
        <w:pBdr>
          <w:top w:val="nil"/>
          <w:left w:val="nil"/>
          <w:bottom w:val="nil"/>
          <w:right w:val="nil"/>
          <w:between w:val="nil"/>
        </w:pBdr>
        <w:tabs>
          <w:tab w:val="left" w:pos="1080"/>
        </w:tabs>
        <w:jc w:val="both"/>
        <w:rPr>
          <w:ins w:id="263" w:author="Lawyer" w:date="2026-05-27T18:26:00Z" w16du:dateUtc="2026-05-27T15:26:00Z"/>
          <w:rFonts w:ascii="Open Sans" w:eastAsia="Open Sans" w:hAnsi="Open Sans" w:cs="Open Sans"/>
          <w:color w:val="000000"/>
          <w:sz w:val="22"/>
          <w:szCs w:val="22"/>
        </w:rPr>
      </w:pPr>
    </w:p>
    <w:p w14:paraId="0EDC1D24" w14:textId="77777777" w:rsidR="002561DA" w:rsidRDefault="002561DA">
      <w:pPr>
        <w:pBdr>
          <w:top w:val="nil"/>
          <w:left w:val="nil"/>
          <w:bottom w:val="nil"/>
          <w:right w:val="nil"/>
          <w:between w:val="nil"/>
        </w:pBdr>
        <w:tabs>
          <w:tab w:val="left" w:pos="1080"/>
        </w:tabs>
        <w:jc w:val="both"/>
        <w:rPr>
          <w:ins w:id="264" w:author="Lawyer" w:date="2026-05-27T18:26:00Z" w16du:dateUtc="2026-05-27T15:26:00Z"/>
          <w:rFonts w:ascii="Open Sans" w:eastAsia="Open Sans" w:hAnsi="Open Sans" w:cs="Open Sans"/>
          <w:color w:val="000000"/>
          <w:sz w:val="22"/>
          <w:szCs w:val="22"/>
        </w:rPr>
      </w:pPr>
    </w:p>
    <w:p w14:paraId="00000128" w14:textId="1451FBF7" w:rsidR="00B10685" w:rsidRDefault="00000000">
      <w:pPr>
        <w:pBdr>
          <w:top w:val="nil"/>
          <w:left w:val="nil"/>
          <w:bottom w:val="nil"/>
          <w:right w:val="nil"/>
          <w:between w:val="nil"/>
        </w:pBdr>
        <w:tabs>
          <w:tab w:val="left" w:pos="1080"/>
        </w:tabs>
        <w:jc w:val="both"/>
        <w:rPr>
          <w:rFonts w:ascii="Open Sans" w:eastAsia="Open Sans" w:hAnsi="Open Sans" w:cs="Open Sans"/>
          <w:color w:val="000000"/>
          <w:sz w:val="22"/>
          <w:szCs w:val="22"/>
        </w:rPr>
      </w:pPr>
      <w:r>
        <w:br w:type="page"/>
      </w:r>
    </w:p>
    <w:p w14:paraId="00000129" w14:textId="77777777" w:rsidR="00B10685" w:rsidRDefault="00000000">
      <w:pPr>
        <w:pBdr>
          <w:top w:val="nil"/>
          <w:left w:val="nil"/>
          <w:bottom w:val="nil"/>
          <w:right w:val="nil"/>
          <w:between w:val="nil"/>
        </w:pBdr>
        <w:tabs>
          <w:tab w:val="left" w:pos="1080"/>
        </w:tabs>
        <w:jc w:val="center"/>
        <w:rPr>
          <w:rFonts w:ascii="Open Sans" w:eastAsia="Open Sans" w:hAnsi="Open Sans" w:cs="Open Sans"/>
          <w:b/>
          <w:bCs/>
          <w:color w:val="000000"/>
          <w:sz w:val="22"/>
          <w:szCs w:val="22"/>
          <w:u w:val="single"/>
        </w:rPr>
      </w:pPr>
      <w:r>
        <w:rPr>
          <w:rFonts w:ascii="Open Sans" w:eastAsia="Open Sans" w:hAnsi="Open Sans" w:cs="Open Sans"/>
          <w:b/>
          <w:bCs/>
          <w:color w:val="000000"/>
          <w:sz w:val="22"/>
          <w:szCs w:val="22"/>
          <w:u w:val="single"/>
        </w:rPr>
        <w:lastRenderedPageBreak/>
        <w:t>SCHEDULE ONE</w:t>
      </w:r>
    </w:p>
    <w:p w14:paraId="0000012A" w14:textId="77777777" w:rsidR="00B10685" w:rsidRDefault="00000000">
      <w:pPr>
        <w:pBdr>
          <w:top w:val="nil"/>
          <w:left w:val="nil"/>
          <w:bottom w:val="nil"/>
          <w:right w:val="nil"/>
          <w:between w:val="nil"/>
        </w:pBdr>
        <w:tabs>
          <w:tab w:val="left" w:pos="810"/>
          <w:tab w:val="left" w:pos="900"/>
          <w:tab w:val="left" w:pos="990"/>
        </w:tabs>
        <w:jc w:val="center"/>
        <w:rPr>
          <w:rFonts w:ascii="Open Sans" w:eastAsia="Open Sans" w:hAnsi="Open Sans" w:cs="Open Sans"/>
          <w:color w:val="000000"/>
          <w:sz w:val="22"/>
          <w:szCs w:val="22"/>
        </w:rPr>
      </w:pPr>
      <w:r>
        <w:rPr>
          <w:rFonts w:ascii="Open Sans" w:eastAsia="Open Sans" w:hAnsi="Open Sans" w:cs="Open Sans"/>
          <w:b/>
          <w:bCs/>
          <w:color w:val="000000"/>
          <w:sz w:val="22"/>
          <w:szCs w:val="22"/>
        </w:rPr>
        <w:t>SERVICE LEVEL REQUIREMENT</w:t>
      </w:r>
    </w:p>
    <w:p w14:paraId="0000012B" w14:textId="77777777" w:rsidR="00B10685" w:rsidRDefault="00000000">
      <w:pPr>
        <w:numPr>
          <w:ilvl w:val="0"/>
          <w:numId w:val="20"/>
        </w:numPr>
        <w:pBdr>
          <w:top w:val="nil"/>
          <w:left w:val="nil"/>
          <w:bottom w:val="nil"/>
          <w:right w:val="nil"/>
          <w:between w:val="nil"/>
        </w:pBdr>
        <w:jc w:val="both"/>
        <w:rPr>
          <w:rFonts w:ascii="Open Sans" w:eastAsia="Open Sans" w:hAnsi="Open Sans" w:cs="Open Sans"/>
          <w:sz w:val="22"/>
          <w:szCs w:val="22"/>
        </w:rPr>
        <w:pPrChange w:id="265" w:author="Lawyer" w:date="2026-05-27T18:26:00Z" w16du:dateUtc="2026-05-27T15:26:00Z">
          <w:pPr>
            <w:numPr>
              <w:numId w:val="44"/>
            </w:numPr>
            <w:pBdr>
              <w:top w:val="nil"/>
              <w:left w:val="nil"/>
              <w:bottom w:val="nil"/>
              <w:right w:val="nil"/>
              <w:between w:val="nil"/>
            </w:pBdr>
            <w:jc w:val="both"/>
          </w:pPr>
        </w:pPrChange>
      </w:pPr>
      <w:r>
        <w:rPr>
          <w:rFonts w:ascii="Open Sans" w:eastAsia="Open Sans" w:hAnsi="Open Sans" w:cs="Open Sans"/>
          <w:b/>
          <w:bCs/>
          <w:color w:val="000000"/>
          <w:sz w:val="22"/>
          <w:szCs w:val="22"/>
        </w:rPr>
        <w:t>Service Availability</w:t>
      </w:r>
    </w:p>
    <w:p w14:paraId="0000012C" w14:textId="77777777" w:rsidR="00B10685" w:rsidRDefault="00000000">
      <w:pPr>
        <w:pBdr>
          <w:top w:val="nil"/>
          <w:left w:val="nil"/>
          <w:bottom w:val="nil"/>
          <w:right w:val="nil"/>
          <w:between w:val="nil"/>
        </w:pBdr>
        <w:tabs>
          <w:tab w:val="left" w:pos="810"/>
          <w:tab w:val="left" w:pos="900"/>
          <w:tab w:val="left" w:pos="990"/>
        </w:tabs>
        <w:jc w:val="both"/>
        <w:rPr>
          <w:rFonts w:ascii="Open Sans" w:eastAsia="Open Sans" w:hAnsi="Open Sans" w:cs="Open Sans"/>
          <w:color w:val="000000"/>
          <w:sz w:val="22"/>
          <w:szCs w:val="22"/>
        </w:rPr>
      </w:pPr>
      <w:r>
        <w:rPr>
          <w:rFonts w:ascii="Open Sans" w:eastAsia="Open Sans" w:hAnsi="Open Sans" w:cs="Open Sans"/>
          <w:color w:val="000000"/>
          <w:sz w:val="22"/>
          <w:szCs w:val="22"/>
        </w:rPr>
        <w:t>In fulfilling its obligations in this Agreement. vendor shall:</w:t>
      </w:r>
    </w:p>
    <w:p w14:paraId="0000012D" w14:textId="6AA11E01" w:rsidR="00B10685" w:rsidRDefault="00000000">
      <w:pPr>
        <w:numPr>
          <w:ilvl w:val="0"/>
          <w:numId w:val="21"/>
        </w:numPr>
        <w:pBdr>
          <w:top w:val="nil"/>
          <w:left w:val="nil"/>
          <w:bottom w:val="nil"/>
          <w:right w:val="nil"/>
          <w:between w:val="nil"/>
        </w:pBdr>
        <w:jc w:val="both"/>
        <w:rPr>
          <w:rFonts w:ascii="Open Sans" w:eastAsia="Open Sans" w:hAnsi="Open Sans" w:cs="Open Sans"/>
          <w:sz w:val="22"/>
          <w:szCs w:val="22"/>
        </w:rPr>
        <w:pPrChange w:id="266" w:author="Lawyer" w:date="2026-05-27T18:26:00Z" w16du:dateUtc="2026-05-27T15:26:00Z">
          <w:pPr>
            <w:numPr>
              <w:numId w:val="45"/>
            </w:numPr>
            <w:pBdr>
              <w:top w:val="nil"/>
              <w:left w:val="nil"/>
              <w:bottom w:val="nil"/>
              <w:right w:val="nil"/>
              <w:between w:val="nil"/>
            </w:pBdr>
            <w:jc w:val="both"/>
          </w:pPr>
        </w:pPrChange>
      </w:pPr>
      <w:r>
        <w:rPr>
          <w:rFonts w:ascii="Open Sans" w:eastAsia="Open Sans" w:hAnsi="Open Sans" w:cs="Open Sans"/>
          <w:color w:val="000000"/>
          <w:sz w:val="22"/>
          <w:szCs w:val="22"/>
        </w:rPr>
        <w:t xml:space="preserve">Maintain Solution availability at </w:t>
      </w:r>
      <w:r w:rsidR="00BB41E2">
        <w:rPr>
          <w:rFonts w:ascii="Open Sans" w:eastAsia="Open Sans" w:hAnsi="Open Sans" w:cs="Open Sans"/>
          <w:color w:val="000000"/>
          <w:sz w:val="22"/>
          <w:szCs w:val="22"/>
        </w:rPr>
        <w:t>96%</w:t>
      </w:r>
      <w:r>
        <w:rPr>
          <w:rFonts w:ascii="Open Sans" w:eastAsia="Open Sans" w:hAnsi="Open Sans" w:cs="Open Sans"/>
          <w:color w:val="000000"/>
          <w:sz w:val="22"/>
          <w:szCs w:val="22"/>
        </w:rPr>
        <w:t xml:space="preserve"> uptime level</w:t>
      </w:r>
    </w:p>
    <w:p w14:paraId="0000012E" w14:textId="77777777" w:rsidR="00B10685" w:rsidRDefault="00000000">
      <w:pPr>
        <w:numPr>
          <w:ilvl w:val="0"/>
          <w:numId w:val="21"/>
        </w:numPr>
        <w:pBdr>
          <w:top w:val="nil"/>
          <w:left w:val="nil"/>
          <w:bottom w:val="nil"/>
          <w:right w:val="nil"/>
          <w:between w:val="nil"/>
        </w:pBdr>
        <w:jc w:val="both"/>
        <w:rPr>
          <w:rFonts w:ascii="Open Sans" w:eastAsia="Open Sans" w:hAnsi="Open Sans" w:cs="Open Sans"/>
          <w:sz w:val="22"/>
          <w:szCs w:val="22"/>
        </w:rPr>
        <w:pPrChange w:id="267" w:author="Lawyer" w:date="2026-05-27T18:26:00Z" w16du:dateUtc="2026-05-27T15:26:00Z">
          <w:pPr>
            <w:numPr>
              <w:numId w:val="45"/>
            </w:numPr>
            <w:pBdr>
              <w:top w:val="nil"/>
              <w:left w:val="nil"/>
              <w:bottom w:val="nil"/>
              <w:right w:val="nil"/>
              <w:between w:val="nil"/>
            </w:pBdr>
            <w:jc w:val="both"/>
          </w:pPr>
        </w:pPrChange>
      </w:pPr>
      <w:r>
        <w:rPr>
          <w:rFonts w:ascii="Open Sans" w:eastAsia="Open Sans" w:hAnsi="Open Sans" w:cs="Open Sans"/>
          <w:color w:val="000000"/>
          <w:sz w:val="22"/>
          <w:szCs w:val="22"/>
        </w:rPr>
        <w:t xml:space="preserve">provide 24hours/7 days a week support via a dedicated Slack Channel </w:t>
      </w:r>
    </w:p>
    <w:p w14:paraId="0000012F" w14:textId="77777777" w:rsidR="00B10685" w:rsidRDefault="00000000">
      <w:pPr>
        <w:numPr>
          <w:ilvl w:val="0"/>
          <w:numId w:val="21"/>
        </w:numPr>
        <w:pBdr>
          <w:top w:val="nil"/>
          <w:left w:val="nil"/>
          <w:bottom w:val="nil"/>
          <w:right w:val="nil"/>
          <w:between w:val="nil"/>
        </w:pBdr>
        <w:jc w:val="both"/>
        <w:rPr>
          <w:rFonts w:ascii="Open Sans" w:eastAsia="Open Sans" w:hAnsi="Open Sans" w:cs="Open Sans"/>
          <w:sz w:val="22"/>
          <w:szCs w:val="22"/>
        </w:rPr>
        <w:pPrChange w:id="268" w:author="Lawyer" w:date="2026-05-27T18:26:00Z" w16du:dateUtc="2026-05-27T15:26:00Z">
          <w:pPr>
            <w:numPr>
              <w:numId w:val="45"/>
            </w:numPr>
            <w:pBdr>
              <w:top w:val="nil"/>
              <w:left w:val="nil"/>
              <w:bottom w:val="nil"/>
              <w:right w:val="nil"/>
              <w:between w:val="nil"/>
            </w:pBdr>
            <w:jc w:val="both"/>
          </w:pPr>
        </w:pPrChange>
      </w:pPr>
      <w:r>
        <w:rPr>
          <w:rFonts w:ascii="Open Sans" w:eastAsia="Open Sans" w:hAnsi="Open Sans" w:cs="Open Sans"/>
          <w:color w:val="000000"/>
          <w:sz w:val="22"/>
          <w:szCs w:val="22"/>
        </w:rPr>
        <w:t>provide 24hours/7days a week support via managed engine helpdesk including the telephone number +2348068120887 where incidents can be reported and tracked.</w:t>
      </w:r>
    </w:p>
    <w:p w14:paraId="00000130" w14:textId="77777777" w:rsidR="00B10685" w:rsidRDefault="00B10685">
      <w:pPr>
        <w:pBdr>
          <w:top w:val="nil"/>
          <w:left w:val="nil"/>
          <w:bottom w:val="nil"/>
          <w:right w:val="nil"/>
          <w:between w:val="nil"/>
        </w:pBdr>
        <w:tabs>
          <w:tab w:val="left" w:pos="810"/>
          <w:tab w:val="left" w:pos="900"/>
          <w:tab w:val="left" w:pos="990"/>
        </w:tabs>
        <w:jc w:val="both"/>
        <w:rPr>
          <w:rFonts w:ascii="Open Sans" w:eastAsia="Open Sans" w:hAnsi="Open Sans" w:cs="Open Sans"/>
          <w:color w:val="000000"/>
          <w:sz w:val="22"/>
          <w:szCs w:val="22"/>
        </w:rPr>
      </w:pPr>
    </w:p>
    <w:p w14:paraId="00000131" w14:textId="77777777" w:rsidR="00B10685" w:rsidRDefault="00000000">
      <w:pPr>
        <w:numPr>
          <w:ilvl w:val="0"/>
          <w:numId w:val="18"/>
        </w:numPr>
        <w:pBdr>
          <w:top w:val="nil"/>
          <w:left w:val="nil"/>
          <w:bottom w:val="nil"/>
          <w:right w:val="nil"/>
          <w:between w:val="nil"/>
        </w:pBdr>
        <w:jc w:val="both"/>
        <w:rPr>
          <w:rFonts w:ascii="Open Sans" w:eastAsia="Open Sans" w:hAnsi="Open Sans" w:cs="Open Sans"/>
          <w:sz w:val="22"/>
          <w:szCs w:val="22"/>
        </w:rPr>
        <w:pPrChange w:id="269" w:author="Lawyer" w:date="2026-05-27T18:26:00Z" w16du:dateUtc="2026-05-27T15:26:00Z">
          <w:pPr>
            <w:numPr>
              <w:numId w:val="42"/>
            </w:numPr>
            <w:pBdr>
              <w:top w:val="nil"/>
              <w:left w:val="nil"/>
              <w:bottom w:val="nil"/>
              <w:right w:val="nil"/>
              <w:between w:val="nil"/>
            </w:pBdr>
            <w:jc w:val="both"/>
          </w:pPr>
        </w:pPrChange>
      </w:pPr>
      <w:r>
        <w:rPr>
          <w:rFonts w:ascii="Open Sans" w:eastAsia="Open Sans" w:hAnsi="Open Sans" w:cs="Open Sans"/>
          <w:color w:val="000000"/>
          <w:sz w:val="22"/>
          <w:szCs w:val="22"/>
        </w:rPr>
        <w:t xml:space="preserve"> </w:t>
      </w:r>
      <w:r>
        <w:rPr>
          <w:rFonts w:ascii="Open Sans" w:eastAsia="Open Sans" w:hAnsi="Open Sans" w:cs="Open Sans"/>
          <w:b/>
          <w:bCs/>
          <w:color w:val="000000"/>
          <w:sz w:val="22"/>
          <w:szCs w:val="22"/>
        </w:rPr>
        <w:t>Service Priority and Timeline</w:t>
      </w:r>
    </w:p>
    <w:p w14:paraId="00000132" w14:textId="77777777" w:rsidR="00B10685" w:rsidRDefault="00000000">
      <w:pPr>
        <w:numPr>
          <w:ilvl w:val="1"/>
          <w:numId w:val="18"/>
        </w:numPr>
        <w:pBdr>
          <w:top w:val="nil"/>
          <w:left w:val="nil"/>
          <w:bottom w:val="nil"/>
          <w:right w:val="nil"/>
          <w:between w:val="nil"/>
        </w:pBdr>
        <w:jc w:val="both"/>
        <w:rPr>
          <w:rFonts w:ascii="Open Sans" w:eastAsia="Open Sans" w:hAnsi="Open Sans" w:cs="Open Sans"/>
          <w:sz w:val="22"/>
          <w:szCs w:val="22"/>
        </w:rPr>
        <w:pPrChange w:id="270" w:author="Lawyer" w:date="2026-05-27T18:26:00Z" w16du:dateUtc="2026-05-27T15:26:00Z">
          <w:pPr>
            <w:numPr>
              <w:ilvl w:val="1"/>
              <w:numId w:val="42"/>
            </w:numPr>
            <w:pBdr>
              <w:top w:val="nil"/>
              <w:left w:val="nil"/>
              <w:bottom w:val="nil"/>
              <w:right w:val="nil"/>
              <w:between w:val="nil"/>
            </w:pBdr>
            <w:jc w:val="both"/>
          </w:pPr>
        </w:pPrChange>
      </w:pPr>
      <w:r>
        <w:rPr>
          <w:rFonts w:ascii="Open Sans" w:eastAsia="Open Sans" w:hAnsi="Open Sans" w:cs="Open Sans"/>
          <w:color w:val="000000"/>
          <w:sz w:val="22"/>
          <w:szCs w:val="22"/>
        </w:rPr>
        <w:t>for technical support requests, MAPLERAD shall use reasonable commercial efforts to respond to escalations from THE CLIENT in accordance with the timeline stipulated below,</w:t>
      </w:r>
    </w:p>
    <w:p w14:paraId="00000133" w14:textId="77777777" w:rsidR="00B10685" w:rsidRDefault="00B10685">
      <w:pPr>
        <w:pBdr>
          <w:top w:val="nil"/>
          <w:left w:val="nil"/>
          <w:bottom w:val="nil"/>
          <w:right w:val="nil"/>
          <w:between w:val="nil"/>
        </w:pBdr>
        <w:tabs>
          <w:tab w:val="left" w:pos="810"/>
          <w:tab w:val="left" w:pos="900"/>
          <w:tab w:val="left" w:pos="990"/>
        </w:tabs>
        <w:jc w:val="both"/>
        <w:rPr>
          <w:rFonts w:ascii="Open Sans" w:eastAsia="Open Sans" w:hAnsi="Open Sans" w:cs="Open Sans"/>
          <w:b/>
          <w:bCs/>
          <w:color w:val="000000"/>
          <w:sz w:val="22"/>
          <w:szCs w:val="22"/>
        </w:rPr>
      </w:pPr>
    </w:p>
    <w:p w14:paraId="00000134" w14:textId="77777777" w:rsidR="00B10685" w:rsidRDefault="00000000">
      <w:pPr>
        <w:pBdr>
          <w:top w:val="nil"/>
          <w:left w:val="nil"/>
          <w:bottom w:val="nil"/>
          <w:right w:val="nil"/>
          <w:between w:val="nil"/>
        </w:pBdr>
        <w:tabs>
          <w:tab w:val="left" w:pos="810"/>
          <w:tab w:val="left" w:pos="900"/>
          <w:tab w:val="left" w:pos="990"/>
        </w:tabs>
        <w:jc w:val="both"/>
        <w:rPr>
          <w:rFonts w:ascii="Open Sans" w:eastAsia="Open Sans" w:hAnsi="Open Sans" w:cs="Open Sans"/>
          <w:color w:val="000000"/>
          <w:sz w:val="22"/>
          <w:szCs w:val="22"/>
        </w:rPr>
      </w:pPr>
      <w:bookmarkStart w:id="271" w:name="_heading=h.2wv66zbuccb5" w:colFirst="0" w:colLast="0"/>
      <w:bookmarkEnd w:id="271"/>
      <w:r>
        <w:rPr>
          <w:rFonts w:ascii="Open Sans" w:eastAsia="Open Sans" w:hAnsi="Open Sans" w:cs="Open Sans"/>
          <w:b/>
          <w:bCs/>
          <w:color w:val="000000"/>
          <w:sz w:val="22"/>
          <w:szCs w:val="22"/>
          <w:u w:val="single"/>
        </w:rPr>
        <w:t>Service Priority and Timeline</w:t>
      </w:r>
    </w:p>
    <w:p w14:paraId="00000135" w14:textId="77777777" w:rsidR="00B10685" w:rsidRDefault="00B10685">
      <w:pPr>
        <w:pBdr>
          <w:top w:val="none" w:sz="0" w:space="0" w:color="000000"/>
          <w:left w:val="none" w:sz="0" w:space="0" w:color="000000"/>
          <w:bottom w:val="none" w:sz="0" w:space="0" w:color="000000"/>
          <w:right w:val="none" w:sz="0" w:space="0" w:color="000000"/>
          <w:between w:val="none" w:sz="0" w:space="0" w:color="000000"/>
        </w:pBdr>
        <w:jc w:val="both"/>
        <w:rPr>
          <w:rFonts w:ascii="Open Sans" w:eastAsia="Open Sans" w:hAnsi="Open Sans" w:cs="Open Sans"/>
          <w:color w:val="000000"/>
          <w:sz w:val="22"/>
          <w:szCs w:val="22"/>
        </w:rPr>
      </w:pPr>
    </w:p>
    <w:tbl>
      <w:tblPr>
        <w:tblStyle w:val="afb"/>
        <w:tblW w:w="10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272" w:author="Lawyer" w:date="2026-05-27T18:26:00Z" w16du:dateUtc="2026-05-27T15:26:00Z">
          <w:tblPr>
            <w:tblW w:w="10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PrChange>
      </w:tblPr>
      <w:tblGrid>
        <w:gridCol w:w="1560"/>
        <w:gridCol w:w="2003"/>
        <w:gridCol w:w="1087"/>
        <w:gridCol w:w="1671"/>
        <w:gridCol w:w="2671"/>
        <w:gridCol w:w="1457"/>
        <w:tblGridChange w:id="273">
          <w:tblGrid>
            <w:gridCol w:w="1560"/>
            <w:gridCol w:w="2003"/>
            <w:gridCol w:w="1087"/>
            <w:gridCol w:w="1671"/>
            <w:gridCol w:w="2671"/>
            <w:gridCol w:w="1457"/>
          </w:tblGrid>
        </w:tblGridChange>
      </w:tblGrid>
      <w:tr w:rsidR="00B10685" w14:paraId="5D874662" w14:textId="77777777">
        <w:tc>
          <w:tcPr>
            <w:tcW w:w="1560" w:type="dxa"/>
            <w:tcPrChange w:id="274" w:author="Lawyer" w:date="2026-05-27T18:26:00Z" w16du:dateUtc="2026-05-27T15:26:00Z">
              <w:tcPr>
                <w:tcW w:w="1560" w:type="dxa"/>
              </w:tcPr>
            </w:tcPrChange>
          </w:tcPr>
          <w:p w14:paraId="00000136" w14:textId="77777777" w:rsidR="00B10685" w:rsidRDefault="00000000">
            <w:pPr>
              <w:spacing w:after="480"/>
              <w:rPr>
                <w:rFonts w:ascii="Open Sans" w:eastAsia="Open Sans" w:hAnsi="Open Sans" w:cs="Open Sans"/>
                <w:b/>
                <w:bCs/>
              </w:rPr>
            </w:pPr>
            <w:bookmarkStart w:id="275" w:name="_heading=h.blv6hgz8oi4a" w:colFirst="0" w:colLast="0"/>
            <w:bookmarkEnd w:id="275"/>
            <w:r>
              <w:rPr>
                <w:rFonts w:ascii="Open Sans" w:eastAsia="Open Sans" w:hAnsi="Open Sans" w:cs="Open Sans"/>
                <w:b/>
                <w:bCs/>
              </w:rPr>
              <w:t>Services</w:t>
            </w:r>
          </w:p>
        </w:tc>
        <w:tc>
          <w:tcPr>
            <w:tcW w:w="2003" w:type="dxa"/>
            <w:tcPrChange w:id="276" w:author="Lawyer" w:date="2026-05-27T18:26:00Z" w16du:dateUtc="2026-05-27T15:26:00Z">
              <w:tcPr>
                <w:tcW w:w="2003" w:type="dxa"/>
              </w:tcPr>
            </w:tcPrChange>
          </w:tcPr>
          <w:p w14:paraId="00000137"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jc w:val="center"/>
              <w:rPr>
                <w:rFonts w:ascii="Open Sans" w:eastAsia="Open Sans" w:hAnsi="Open Sans" w:cs="Open Sans"/>
                <w:b/>
                <w:bCs/>
                <w:sz w:val="22"/>
                <w:szCs w:val="22"/>
              </w:rPr>
            </w:pPr>
            <w:r>
              <w:rPr>
                <w:rFonts w:ascii="Open Sans" w:eastAsia="Open Sans" w:hAnsi="Open Sans" w:cs="Open Sans"/>
                <w:b/>
                <w:bCs/>
                <w:sz w:val="22"/>
                <w:szCs w:val="22"/>
              </w:rPr>
              <w:t>Incident Description</w:t>
            </w:r>
          </w:p>
        </w:tc>
        <w:tc>
          <w:tcPr>
            <w:tcW w:w="1087" w:type="dxa"/>
            <w:tcPrChange w:id="277" w:author="Lawyer" w:date="2026-05-27T18:26:00Z" w16du:dateUtc="2026-05-27T15:26:00Z">
              <w:tcPr>
                <w:tcW w:w="1087" w:type="dxa"/>
              </w:tcPr>
            </w:tcPrChange>
          </w:tcPr>
          <w:p w14:paraId="00000138"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jc w:val="center"/>
              <w:rPr>
                <w:rFonts w:ascii="Open Sans" w:eastAsia="Open Sans" w:hAnsi="Open Sans" w:cs="Open Sans"/>
                <w:b/>
                <w:bCs/>
                <w:sz w:val="22"/>
                <w:szCs w:val="22"/>
              </w:rPr>
            </w:pPr>
            <w:r>
              <w:rPr>
                <w:rFonts w:ascii="Open Sans" w:eastAsia="Open Sans" w:hAnsi="Open Sans" w:cs="Open Sans"/>
                <w:b/>
                <w:bCs/>
                <w:sz w:val="22"/>
                <w:szCs w:val="22"/>
              </w:rPr>
              <w:t>Priority Level</w:t>
            </w:r>
          </w:p>
        </w:tc>
        <w:tc>
          <w:tcPr>
            <w:tcW w:w="1671" w:type="dxa"/>
            <w:tcPrChange w:id="278" w:author="Lawyer" w:date="2026-05-27T18:26:00Z" w16du:dateUtc="2026-05-27T15:26:00Z">
              <w:tcPr>
                <w:tcW w:w="1671" w:type="dxa"/>
              </w:tcPr>
            </w:tcPrChange>
          </w:tcPr>
          <w:p w14:paraId="00000139"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jc w:val="center"/>
              <w:rPr>
                <w:rFonts w:ascii="Open Sans" w:eastAsia="Open Sans" w:hAnsi="Open Sans" w:cs="Open Sans"/>
                <w:b/>
                <w:bCs/>
                <w:sz w:val="22"/>
                <w:szCs w:val="22"/>
              </w:rPr>
            </w:pPr>
            <w:r>
              <w:rPr>
                <w:rFonts w:ascii="Open Sans" w:eastAsia="Open Sans" w:hAnsi="Open Sans" w:cs="Open Sans"/>
                <w:b/>
                <w:bCs/>
                <w:sz w:val="22"/>
                <w:szCs w:val="22"/>
              </w:rPr>
              <w:t>Incident Type</w:t>
            </w:r>
          </w:p>
        </w:tc>
        <w:tc>
          <w:tcPr>
            <w:tcW w:w="2671" w:type="dxa"/>
            <w:tcPrChange w:id="279" w:author="Lawyer" w:date="2026-05-27T18:26:00Z" w16du:dateUtc="2026-05-27T15:26:00Z">
              <w:tcPr>
                <w:tcW w:w="2671" w:type="dxa"/>
              </w:tcPr>
            </w:tcPrChange>
          </w:tcPr>
          <w:p w14:paraId="0000013A"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jc w:val="center"/>
              <w:rPr>
                <w:rFonts w:ascii="Open Sans" w:eastAsia="Open Sans" w:hAnsi="Open Sans" w:cs="Open Sans"/>
                <w:b/>
                <w:bCs/>
                <w:sz w:val="22"/>
                <w:szCs w:val="22"/>
              </w:rPr>
            </w:pPr>
            <w:r>
              <w:rPr>
                <w:rFonts w:ascii="Open Sans" w:eastAsia="Open Sans" w:hAnsi="Open Sans" w:cs="Open Sans"/>
                <w:b/>
                <w:bCs/>
                <w:sz w:val="22"/>
                <w:szCs w:val="22"/>
              </w:rPr>
              <w:t>Notification/Response Timeline</w:t>
            </w:r>
          </w:p>
        </w:tc>
        <w:tc>
          <w:tcPr>
            <w:tcW w:w="1457" w:type="dxa"/>
            <w:tcPrChange w:id="280" w:author="Lawyer" w:date="2026-05-27T18:26:00Z" w16du:dateUtc="2026-05-27T15:26:00Z">
              <w:tcPr>
                <w:tcW w:w="1457" w:type="dxa"/>
              </w:tcPr>
            </w:tcPrChange>
          </w:tcPr>
          <w:p w14:paraId="0000013B"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jc w:val="center"/>
              <w:rPr>
                <w:rFonts w:ascii="Open Sans" w:eastAsia="Open Sans" w:hAnsi="Open Sans" w:cs="Open Sans"/>
                <w:b/>
                <w:bCs/>
                <w:sz w:val="22"/>
                <w:szCs w:val="22"/>
              </w:rPr>
            </w:pPr>
            <w:r>
              <w:rPr>
                <w:rFonts w:ascii="Open Sans" w:eastAsia="Open Sans" w:hAnsi="Open Sans" w:cs="Open Sans"/>
                <w:b/>
                <w:bCs/>
                <w:sz w:val="22"/>
                <w:szCs w:val="22"/>
              </w:rPr>
              <w:t>Resolution Timeline</w:t>
            </w:r>
          </w:p>
        </w:tc>
      </w:tr>
      <w:tr w:rsidR="00B10685" w14:paraId="29A4115E" w14:textId="77777777">
        <w:tc>
          <w:tcPr>
            <w:tcW w:w="1560" w:type="dxa"/>
            <w:vMerge w:val="restart"/>
            <w:tcPrChange w:id="281" w:author="Lawyer" w:date="2026-05-27T18:26:00Z" w16du:dateUtc="2026-05-27T15:26:00Z">
              <w:tcPr>
                <w:tcW w:w="1560" w:type="dxa"/>
                <w:vMerge w:val="restart"/>
              </w:tcPr>
            </w:tcPrChange>
          </w:tcPr>
          <w:p w14:paraId="0000013C"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Virtual Cards</w:t>
            </w:r>
          </w:p>
        </w:tc>
        <w:tc>
          <w:tcPr>
            <w:tcW w:w="2003" w:type="dxa"/>
            <w:tcPrChange w:id="282" w:author="Lawyer" w:date="2026-05-27T18:26:00Z" w16du:dateUtc="2026-05-27T15:26:00Z">
              <w:tcPr>
                <w:tcW w:w="2003" w:type="dxa"/>
              </w:tcPr>
            </w:tcPrChange>
          </w:tcPr>
          <w:p w14:paraId="0000013D"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Platform Downtime</w:t>
            </w:r>
          </w:p>
        </w:tc>
        <w:tc>
          <w:tcPr>
            <w:tcW w:w="1087" w:type="dxa"/>
            <w:tcPrChange w:id="283" w:author="Lawyer" w:date="2026-05-27T18:26:00Z" w16du:dateUtc="2026-05-27T15:26:00Z">
              <w:tcPr>
                <w:tcW w:w="1087" w:type="dxa"/>
              </w:tcPr>
            </w:tcPrChange>
          </w:tcPr>
          <w:p w14:paraId="0000013E"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4</w:t>
            </w:r>
          </w:p>
        </w:tc>
        <w:tc>
          <w:tcPr>
            <w:tcW w:w="1671" w:type="dxa"/>
            <w:tcPrChange w:id="284" w:author="Lawyer" w:date="2026-05-27T18:26:00Z" w16du:dateUtc="2026-05-27T15:26:00Z">
              <w:tcPr>
                <w:tcW w:w="1671" w:type="dxa"/>
              </w:tcPr>
            </w:tcPrChange>
          </w:tcPr>
          <w:p w14:paraId="0000013F"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Unable to fund Card, withdraw money card, unable to get card detail</w:t>
            </w:r>
          </w:p>
        </w:tc>
        <w:tc>
          <w:tcPr>
            <w:tcW w:w="2671" w:type="dxa"/>
            <w:tcPrChange w:id="285" w:author="Lawyer" w:date="2026-05-27T18:26:00Z" w16du:dateUtc="2026-05-27T15:26:00Z">
              <w:tcPr>
                <w:tcW w:w="2671" w:type="dxa"/>
              </w:tcPr>
            </w:tcPrChange>
          </w:tcPr>
          <w:p w14:paraId="00000140"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1 hr</w:t>
            </w:r>
          </w:p>
        </w:tc>
        <w:tc>
          <w:tcPr>
            <w:tcW w:w="1457" w:type="dxa"/>
            <w:tcPrChange w:id="286" w:author="Lawyer" w:date="2026-05-27T18:26:00Z" w16du:dateUtc="2026-05-27T15:26:00Z">
              <w:tcPr>
                <w:tcW w:w="1457" w:type="dxa"/>
              </w:tcPr>
            </w:tcPrChange>
          </w:tcPr>
          <w:p w14:paraId="00000141"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1 hr</w:t>
            </w:r>
          </w:p>
        </w:tc>
      </w:tr>
      <w:tr w:rsidR="00B10685" w14:paraId="163B0EFB" w14:textId="77777777">
        <w:tc>
          <w:tcPr>
            <w:tcW w:w="1560" w:type="dxa"/>
            <w:vMerge/>
            <w:tcPrChange w:id="287" w:author="Lawyer" w:date="2026-05-27T18:26:00Z" w16du:dateUtc="2026-05-27T15:26:00Z">
              <w:tcPr>
                <w:tcW w:w="1560" w:type="dxa"/>
                <w:vMerge/>
              </w:tcPr>
            </w:tcPrChange>
          </w:tcPr>
          <w:p w14:paraId="00000142"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288" w:author="Lawyer" w:date="2026-05-27T18:26:00Z" w16du:dateUtc="2026-05-27T15:26:00Z">
              <w:tcPr>
                <w:tcW w:w="2003" w:type="dxa"/>
              </w:tcPr>
            </w:tcPrChange>
          </w:tcPr>
          <w:p w14:paraId="00000143"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Reversal/Failed transactions</w:t>
            </w:r>
          </w:p>
        </w:tc>
        <w:tc>
          <w:tcPr>
            <w:tcW w:w="1087" w:type="dxa"/>
            <w:tcPrChange w:id="289" w:author="Lawyer" w:date="2026-05-27T18:26:00Z" w16du:dateUtc="2026-05-27T15:26:00Z">
              <w:tcPr>
                <w:tcW w:w="1087" w:type="dxa"/>
              </w:tcPr>
            </w:tcPrChange>
          </w:tcPr>
          <w:p w14:paraId="00000144"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3</w:t>
            </w:r>
          </w:p>
        </w:tc>
        <w:tc>
          <w:tcPr>
            <w:tcW w:w="1671" w:type="dxa"/>
            <w:tcPrChange w:id="290" w:author="Lawyer" w:date="2026-05-27T18:26:00Z" w16du:dateUtc="2026-05-27T15:26:00Z">
              <w:tcPr>
                <w:tcW w:w="1671" w:type="dxa"/>
              </w:tcPr>
            </w:tcPrChange>
          </w:tcPr>
          <w:p w14:paraId="00000145"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Failed payment</w:t>
            </w:r>
          </w:p>
        </w:tc>
        <w:tc>
          <w:tcPr>
            <w:tcW w:w="2671" w:type="dxa"/>
            <w:tcPrChange w:id="291" w:author="Lawyer" w:date="2026-05-27T18:26:00Z" w16du:dateUtc="2026-05-27T15:26:00Z">
              <w:tcPr>
                <w:tcW w:w="2671" w:type="dxa"/>
              </w:tcPr>
            </w:tcPrChange>
          </w:tcPr>
          <w:p w14:paraId="00000146"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12 hrs</w:t>
            </w:r>
          </w:p>
        </w:tc>
        <w:tc>
          <w:tcPr>
            <w:tcW w:w="1457" w:type="dxa"/>
            <w:tcPrChange w:id="292" w:author="Lawyer" w:date="2026-05-27T18:26:00Z" w16du:dateUtc="2026-05-27T15:26:00Z">
              <w:tcPr>
                <w:tcW w:w="1457" w:type="dxa"/>
              </w:tcPr>
            </w:tcPrChange>
          </w:tcPr>
          <w:p w14:paraId="00000147"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72 hrs</w:t>
            </w:r>
          </w:p>
        </w:tc>
      </w:tr>
      <w:tr w:rsidR="00B10685" w14:paraId="72BA5FC3" w14:textId="77777777">
        <w:tc>
          <w:tcPr>
            <w:tcW w:w="1560" w:type="dxa"/>
            <w:vMerge/>
            <w:tcPrChange w:id="293" w:author="Lawyer" w:date="2026-05-27T18:26:00Z" w16du:dateUtc="2026-05-27T15:26:00Z">
              <w:tcPr>
                <w:tcW w:w="1560" w:type="dxa"/>
                <w:vMerge/>
              </w:tcPr>
            </w:tcPrChange>
          </w:tcPr>
          <w:p w14:paraId="00000148"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294" w:author="Lawyer" w:date="2026-05-27T18:26:00Z" w16du:dateUtc="2026-05-27T15:26:00Z">
              <w:tcPr>
                <w:tcW w:w="2003" w:type="dxa"/>
              </w:tcPr>
            </w:tcPrChange>
          </w:tcPr>
          <w:p w14:paraId="00000149"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Transaction Cancelation</w:t>
            </w:r>
          </w:p>
        </w:tc>
        <w:tc>
          <w:tcPr>
            <w:tcW w:w="1087" w:type="dxa"/>
            <w:tcPrChange w:id="295" w:author="Lawyer" w:date="2026-05-27T18:26:00Z" w16du:dateUtc="2026-05-27T15:26:00Z">
              <w:tcPr>
                <w:tcW w:w="1087" w:type="dxa"/>
              </w:tcPr>
            </w:tcPrChange>
          </w:tcPr>
          <w:p w14:paraId="0000014A"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2</w:t>
            </w:r>
          </w:p>
        </w:tc>
        <w:tc>
          <w:tcPr>
            <w:tcW w:w="1671" w:type="dxa"/>
            <w:tcPrChange w:id="296" w:author="Lawyer" w:date="2026-05-27T18:26:00Z" w16du:dateUtc="2026-05-27T15:26:00Z">
              <w:tcPr>
                <w:tcW w:w="1671" w:type="dxa"/>
              </w:tcPr>
            </w:tcPrChange>
          </w:tcPr>
          <w:p w14:paraId="0000014B"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Customer request cancellation</w:t>
            </w:r>
          </w:p>
        </w:tc>
        <w:tc>
          <w:tcPr>
            <w:tcW w:w="2671" w:type="dxa"/>
            <w:tcPrChange w:id="297" w:author="Lawyer" w:date="2026-05-27T18:26:00Z" w16du:dateUtc="2026-05-27T15:26:00Z">
              <w:tcPr>
                <w:tcW w:w="2671" w:type="dxa"/>
              </w:tcPr>
            </w:tcPrChange>
          </w:tcPr>
          <w:p w14:paraId="0000014C"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24 hrs</w:t>
            </w:r>
          </w:p>
        </w:tc>
        <w:tc>
          <w:tcPr>
            <w:tcW w:w="1457" w:type="dxa"/>
            <w:tcPrChange w:id="298" w:author="Lawyer" w:date="2026-05-27T18:26:00Z" w16du:dateUtc="2026-05-27T15:26:00Z">
              <w:tcPr>
                <w:tcW w:w="1457" w:type="dxa"/>
              </w:tcPr>
            </w:tcPrChange>
          </w:tcPr>
          <w:p w14:paraId="0000014D"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48 hrs</w:t>
            </w:r>
          </w:p>
        </w:tc>
      </w:tr>
      <w:tr w:rsidR="00B10685" w14:paraId="72F8BEF6" w14:textId="77777777">
        <w:tc>
          <w:tcPr>
            <w:tcW w:w="1560" w:type="dxa"/>
            <w:vMerge/>
            <w:tcPrChange w:id="299" w:author="Lawyer" w:date="2026-05-27T18:26:00Z" w16du:dateUtc="2026-05-27T15:26:00Z">
              <w:tcPr>
                <w:tcW w:w="1560" w:type="dxa"/>
                <w:vMerge/>
              </w:tcPr>
            </w:tcPrChange>
          </w:tcPr>
          <w:p w14:paraId="0000014E"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300" w:author="Lawyer" w:date="2026-05-27T18:26:00Z" w16du:dateUtc="2026-05-27T15:26:00Z">
              <w:tcPr>
                <w:tcW w:w="2003" w:type="dxa"/>
              </w:tcPr>
            </w:tcPrChange>
          </w:tcPr>
          <w:p w14:paraId="0000014F"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Service Updates</w:t>
            </w:r>
          </w:p>
        </w:tc>
        <w:tc>
          <w:tcPr>
            <w:tcW w:w="1087" w:type="dxa"/>
            <w:tcPrChange w:id="301" w:author="Lawyer" w:date="2026-05-27T18:26:00Z" w16du:dateUtc="2026-05-27T15:26:00Z">
              <w:tcPr>
                <w:tcW w:w="1087" w:type="dxa"/>
              </w:tcPr>
            </w:tcPrChange>
          </w:tcPr>
          <w:p w14:paraId="00000150"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3</w:t>
            </w:r>
          </w:p>
        </w:tc>
        <w:tc>
          <w:tcPr>
            <w:tcW w:w="1671" w:type="dxa"/>
            <w:tcPrChange w:id="302" w:author="Lawyer" w:date="2026-05-27T18:26:00Z" w16du:dateUtc="2026-05-27T15:26:00Z">
              <w:tcPr>
                <w:tcW w:w="1671" w:type="dxa"/>
              </w:tcPr>
            </w:tcPrChange>
          </w:tcPr>
          <w:p w14:paraId="00000151"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Platform Maintenance</w:t>
            </w:r>
          </w:p>
        </w:tc>
        <w:tc>
          <w:tcPr>
            <w:tcW w:w="2671" w:type="dxa"/>
            <w:tcPrChange w:id="303" w:author="Lawyer" w:date="2026-05-27T18:26:00Z" w16du:dateUtc="2026-05-27T15:26:00Z">
              <w:tcPr>
                <w:tcW w:w="2671" w:type="dxa"/>
              </w:tcPr>
            </w:tcPrChange>
          </w:tcPr>
          <w:p w14:paraId="00000152"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24 hrs prior</w:t>
            </w:r>
          </w:p>
        </w:tc>
        <w:tc>
          <w:tcPr>
            <w:tcW w:w="1457" w:type="dxa"/>
            <w:tcPrChange w:id="304" w:author="Lawyer" w:date="2026-05-27T18:26:00Z" w16du:dateUtc="2026-05-27T15:26:00Z">
              <w:tcPr>
                <w:tcW w:w="1457" w:type="dxa"/>
              </w:tcPr>
            </w:tcPrChange>
          </w:tcPr>
          <w:p w14:paraId="00000153"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 hrs – 72 hrs</w:t>
            </w:r>
          </w:p>
        </w:tc>
      </w:tr>
      <w:tr w:rsidR="00B10685" w14:paraId="4BC2DEC6" w14:textId="77777777">
        <w:tc>
          <w:tcPr>
            <w:tcW w:w="1560" w:type="dxa"/>
            <w:vMerge w:val="restart"/>
            <w:tcPrChange w:id="305" w:author="Lawyer" w:date="2026-05-27T18:26:00Z" w16du:dateUtc="2026-05-27T15:26:00Z">
              <w:tcPr>
                <w:tcW w:w="1560" w:type="dxa"/>
                <w:vMerge w:val="restart"/>
              </w:tcPr>
            </w:tcPrChange>
          </w:tcPr>
          <w:p w14:paraId="00000154"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Collections-Remittances</w:t>
            </w:r>
          </w:p>
        </w:tc>
        <w:tc>
          <w:tcPr>
            <w:tcW w:w="2003" w:type="dxa"/>
            <w:tcPrChange w:id="306" w:author="Lawyer" w:date="2026-05-27T18:26:00Z" w16du:dateUtc="2026-05-27T15:26:00Z">
              <w:tcPr>
                <w:tcW w:w="2003" w:type="dxa"/>
              </w:tcPr>
            </w:tcPrChange>
          </w:tcPr>
          <w:p w14:paraId="00000155"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Platform Downtime</w:t>
            </w:r>
          </w:p>
        </w:tc>
        <w:tc>
          <w:tcPr>
            <w:tcW w:w="1087" w:type="dxa"/>
            <w:tcPrChange w:id="307" w:author="Lawyer" w:date="2026-05-27T18:26:00Z" w16du:dateUtc="2026-05-27T15:26:00Z">
              <w:tcPr>
                <w:tcW w:w="1087" w:type="dxa"/>
              </w:tcPr>
            </w:tcPrChange>
          </w:tcPr>
          <w:p w14:paraId="00000156"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4</w:t>
            </w:r>
          </w:p>
        </w:tc>
        <w:tc>
          <w:tcPr>
            <w:tcW w:w="1671" w:type="dxa"/>
            <w:tcPrChange w:id="308" w:author="Lawyer" w:date="2026-05-27T18:26:00Z" w16du:dateUtc="2026-05-27T15:26:00Z">
              <w:tcPr>
                <w:tcW w:w="1671" w:type="dxa"/>
              </w:tcPr>
            </w:tcPrChange>
          </w:tcPr>
          <w:p w14:paraId="00000157"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Unable to make/receive fund</w:t>
            </w:r>
          </w:p>
        </w:tc>
        <w:tc>
          <w:tcPr>
            <w:tcW w:w="2671" w:type="dxa"/>
            <w:tcPrChange w:id="309" w:author="Lawyer" w:date="2026-05-27T18:26:00Z" w16du:dateUtc="2026-05-27T15:26:00Z">
              <w:tcPr>
                <w:tcW w:w="2671" w:type="dxa"/>
              </w:tcPr>
            </w:tcPrChange>
          </w:tcPr>
          <w:p w14:paraId="00000158"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1 hr</w:t>
            </w:r>
          </w:p>
        </w:tc>
        <w:tc>
          <w:tcPr>
            <w:tcW w:w="1457" w:type="dxa"/>
            <w:tcPrChange w:id="310" w:author="Lawyer" w:date="2026-05-27T18:26:00Z" w16du:dateUtc="2026-05-27T15:26:00Z">
              <w:tcPr>
                <w:tcW w:w="1457" w:type="dxa"/>
              </w:tcPr>
            </w:tcPrChange>
          </w:tcPr>
          <w:p w14:paraId="00000159"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24 hrs</w:t>
            </w:r>
          </w:p>
        </w:tc>
      </w:tr>
      <w:tr w:rsidR="00B10685" w14:paraId="0DE93211" w14:textId="77777777">
        <w:tc>
          <w:tcPr>
            <w:tcW w:w="1560" w:type="dxa"/>
            <w:vMerge/>
            <w:tcPrChange w:id="311" w:author="Lawyer" w:date="2026-05-27T18:26:00Z" w16du:dateUtc="2026-05-27T15:26:00Z">
              <w:tcPr>
                <w:tcW w:w="1560" w:type="dxa"/>
                <w:vMerge/>
              </w:tcPr>
            </w:tcPrChange>
          </w:tcPr>
          <w:p w14:paraId="0000015A"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312" w:author="Lawyer" w:date="2026-05-27T18:26:00Z" w16du:dateUtc="2026-05-27T15:26:00Z">
              <w:tcPr>
                <w:tcW w:w="2003" w:type="dxa"/>
              </w:tcPr>
            </w:tcPrChange>
          </w:tcPr>
          <w:p w14:paraId="0000015B"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Reversal/Failed transactions</w:t>
            </w:r>
          </w:p>
        </w:tc>
        <w:tc>
          <w:tcPr>
            <w:tcW w:w="1087" w:type="dxa"/>
            <w:tcPrChange w:id="313" w:author="Lawyer" w:date="2026-05-27T18:26:00Z" w16du:dateUtc="2026-05-27T15:26:00Z">
              <w:tcPr>
                <w:tcW w:w="1087" w:type="dxa"/>
              </w:tcPr>
            </w:tcPrChange>
          </w:tcPr>
          <w:p w14:paraId="0000015C"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3</w:t>
            </w:r>
          </w:p>
        </w:tc>
        <w:tc>
          <w:tcPr>
            <w:tcW w:w="1671" w:type="dxa"/>
            <w:tcPrChange w:id="314" w:author="Lawyer" w:date="2026-05-27T18:26:00Z" w16du:dateUtc="2026-05-27T15:26:00Z">
              <w:tcPr>
                <w:tcW w:w="1671" w:type="dxa"/>
              </w:tcPr>
            </w:tcPrChange>
          </w:tcPr>
          <w:p w14:paraId="0000015D"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Failed payment</w:t>
            </w:r>
          </w:p>
        </w:tc>
        <w:tc>
          <w:tcPr>
            <w:tcW w:w="2671" w:type="dxa"/>
            <w:tcPrChange w:id="315" w:author="Lawyer" w:date="2026-05-27T18:26:00Z" w16du:dateUtc="2026-05-27T15:26:00Z">
              <w:tcPr>
                <w:tcW w:w="2671" w:type="dxa"/>
              </w:tcPr>
            </w:tcPrChange>
          </w:tcPr>
          <w:p w14:paraId="0000015E"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 hrs</w:t>
            </w:r>
          </w:p>
        </w:tc>
        <w:tc>
          <w:tcPr>
            <w:tcW w:w="1457" w:type="dxa"/>
            <w:tcPrChange w:id="316" w:author="Lawyer" w:date="2026-05-27T18:26:00Z" w16du:dateUtc="2026-05-27T15:26:00Z">
              <w:tcPr>
                <w:tcW w:w="1457" w:type="dxa"/>
              </w:tcPr>
            </w:tcPrChange>
          </w:tcPr>
          <w:p w14:paraId="0000015F"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48 hrs</w:t>
            </w:r>
          </w:p>
        </w:tc>
      </w:tr>
      <w:tr w:rsidR="00B10685" w14:paraId="46326B60" w14:textId="77777777">
        <w:tc>
          <w:tcPr>
            <w:tcW w:w="1560" w:type="dxa"/>
            <w:vMerge/>
            <w:tcPrChange w:id="317" w:author="Lawyer" w:date="2026-05-27T18:26:00Z" w16du:dateUtc="2026-05-27T15:26:00Z">
              <w:tcPr>
                <w:tcW w:w="1560" w:type="dxa"/>
                <w:vMerge/>
              </w:tcPr>
            </w:tcPrChange>
          </w:tcPr>
          <w:p w14:paraId="00000160"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318" w:author="Lawyer" w:date="2026-05-27T18:26:00Z" w16du:dateUtc="2026-05-27T15:26:00Z">
              <w:tcPr>
                <w:tcW w:w="2003" w:type="dxa"/>
              </w:tcPr>
            </w:tcPrChange>
          </w:tcPr>
          <w:p w14:paraId="00000161"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Transaction Cancelation</w:t>
            </w:r>
          </w:p>
        </w:tc>
        <w:tc>
          <w:tcPr>
            <w:tcW w:w="1087" w:type="dxa"/>
            <w:tcPrChange w:id="319" w:author="Lawyer" w:date="2026-05-27T18:26:00Z" w16du:dateUtc="2026-05-27T15:26:00Z">
              <w:tcPr>
                <w:tcW w:w="1087" w:type="dxa"/>
              </w:tcPr>
            </w:tcPrChange>
          </w:tcPr>
          <w:p w14:paraId="00000162"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2</w:t>
            </w:r>
          </w:p>
        </w:tc>
        <w:tc>
          <w:tcPr>
            <w:tcW w:w="1671" w:type="dxa"/>
            <w:tcPrChange w:id="320" w:author="Lawyer" w:date="2026-05-27T18:26:00Z" w16du:dateUtc="2026-05-27T15:26:00Z">
              <w:tcPr>
                <w:tcW w:w="1671" w:type="dxa"/>
              </w:tcPr>
            </w:tcPrChange>
          </w:tcPr>
          <w:p w14:paraId="00000163"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Customer request cancellation</w:t>
            </w:r>
          </w:p>
        </w:tc>
        <w:tc>
          <w:tcPr>
            <w:tcW w:w="2671" w:type="dxa"/>
            <w:tcPrChange w:id="321" w:author="Lawyer" w:date="2026-05-27T18:26:00Z" w16du:dateUtc="2026-05-27T15:26:00Z">
              <w:tcPr>
                <w:tcW w:w="2671" w:type="dxa"/>
              </w:tcPr>
            </w:tcPrChange>
          </w:tcPr>
          <w:p w14:paraId="00000164"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1 - 2 hrs</w:t>
            </w:r>
          </w:p>
        </w:tc>
        <w:tc>
          <w:tcPr>
            <w:tcW w:w="1457" w:type="dxa"/>
            <w:tcPrChange w:id="322" w:author="Lawyer" w:date="2026-05-27T18:26:00Z" w16du:dateUtc="2026-05-27T15:26:00Z">
              <w:tcPr>
                <w:tcW w:w="1457" w:type="dxa"/>
              </w:tcPr>
            </w:tcPrChange>
          </w:tcPr>
          <w:p w14:paraId="00000165"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48 hrs</w:t>
            </w:r>
          </w:p>
        </w:tc>
      </w:tr>
      <w:tr w:rsidR="00B10685" w14:paraId="174E1A5E" w14:textId="77777777">
        <w:tc>
          <w:tcPr>
            <w:tcW w:w="1560" w:type="dxa"/>
            <w:vMerge/>
            <w:tcPrChange w:id="323" w:author="Lawyer" w:date="2026-05-27T18:26:00Z" w16du:dateUtc="2026-05-27T15:26:00Z">
              <w:tcPr>
                <w:tcW w:w="1560" w:type="dxa"/>
                <w:vMerge/>
              </w:tcPr>
            </w:tcPrChange>
          </w:tcPr>
          <w:p w14:paraId="00000166"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324" w:author="Lawyer" w:date="2026-05-27T18:26:00Z" w16du:dateUtc="2026-05-27T15:26:00Z">
              <w:tcPr>
                <w:tcW w:w="2003" w:type="dxa"/>
              </w:tcPr>
            </w:tcPrChange>
          </w:tcPr>
          <w:p w14:paraId="00000167"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Service Updates</w:t>
            </w:r>
          </w:p>
        </w:tc>
        <w:tc>
          <w:tcPr>
            <w:tcW w:w="1087" w:type="dxa"/>
            <w:tcPrChange w:id="325" w:author="Lawyer" w:date="2026-05-27T18:26:00Z" w16du:dateUtc="2026-05-27T15:26:00Z">
              <w:tcPr>
                <w:tcW w:w="1087" w:type="dxa"/>
              </w:tcPr>
            </w:tcPrChange>
          </w:tcPr>
          <w:p w14:paraId="00000168"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3</w:t>
            </w:r>
          </w:p>
        </w:tc>
        <w:tc>
          <w:tcPr>
            <w:tcW w:w="1671" w:type="dxa"/>
            <w:tcPrChange w:id="326" w:author="Lawyer" w:date="2026-05-27T18:26:00Z" w16du:dateUtc="2026-05-27T15:26:00Z">
              <w:tcPr>
                <w:tcW w:w="1671" w:type="dxa"/>
              </w:tcPr>
            </w:tcPrChange>
          </w:tcPr>
          <w:p w14:paraId="00000169"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Platform Maintenance</w:t>
            </w:r>
          </w:p>
        </w:tc>
        <w:tc>
          <w:tcPr>
            <w:tcW w:w="2671" w:type="dxa"/>
            <w:tcPrChange w:id="327" w:author="Lawyer" w:date="2026-05-27T18:26:00Z" w16du:dateUtc="2026-05-27T15:26:00Z">
              <w:tcPr>
                <w:tcW w:w="2671" w:type="dxa"/>
              </w:tcPr>
            </w:tcPrChange>
          </w:tcPr>
          <w:p w14:paraId="0000016A"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24 hrs prior</w:t>
            </w:r>
          </w:p>
        </w:tc>
        <w:tc>
          <w:tcPr>
            <w:tcW w:w="1457" w:type="dxa"/>
            <w:tcPrChange w:id="328" w:author="Lawyer" w:date="2026-05-27T18:26:00Z" w16du:dateUtc="2026-05-27T15:26:00Z">
              <w:tcPr>
                <w:tcW w:w="1457" w:type="dxa"/>
              </w:tcPr>
            </w:tcPrChange>
          </w:tcPr>
          <w:p w14:paraId="0000016B"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72 hrs</w:t>
            </w:r>
          </w:p>
        </w:tc>
      </w:tr>
      <w:tr w:rsidR="00B10685" w14:paraId="2A564F7B" w14:textId="77777777">
        <w:tc>
          <w:tcPr>
            <w:tcW w:w="1560" w:type="dxa"/>
            <w:vMerge w:val="restart"/>
            <w:tcPrChange w:id="329" w:author="Lawyer" w:date="2026-05-27T18:26:00Z" w16du:dateUtc="2026-05-27T15:26:00Z">
              <w:tcPr>
                <w:tcW w:w="1560" w:type="dxa"/>
                <w:vMerge w:val="restart"/>
              </w:tcPr>
            </w:tcPrChange>
          </w:tcPr>
          <w:p w14:paraId="0000016C"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Virtual Accounts</w:t>
            </w:r>
          </w:p>
        </w:tc>
        <w:tc>
          <w:tcPr>
            <w:tcW w:w="2003" w:type="dxa"/>
            <w:tcPrChange w:id="330" w:author="Lawyer" w:date="2026-05-27T18:26:00Z" w16du:dateUtc="2026-05-27T15:26:00Z">
              <w:tcPr>
                <w:tcW w:w="2003" w:type="dxa"/>
              </w:tcPr>
            </w:tcPrChange>
          </w:tcPr>
          <w:p w14:paraId="0000016D"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Platform Downtime</w:t>
            </w:r>
          </w:p>
        </w:tc>
        <w:tc>
          <w:tcPr>
            <w:tcW w:w="1087" w:type="dxa"/>
            <w:tcPrChange w:id="331" w:author="Lawyer" w:date="2026-05-27T18:26:00Z" w16du:dateUtc="2026-05-27T15:26:00Z">
              <w:tcPr>
                <w:tcW w:w="1087" w:type="dxa"/>
              </w:tcPr>
            </w:tcPrChange>
          </w:tcPr>
          <w:p w14:paraId="0000016E"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4</w:t>
            </w:r>
          </w:p>
        </w:tc>
        <w:tc>
          <w:tcPr>
            <w:tcW w:w="1671" w:type="dxa"/>
            <w:tcPrChange w:id="332" w:author="Lawyer" w:date="2026-05-27T18:26:00Z" w16du:dateUtc="2026-05-27T15:26:00Z">
              <w:tcPr>
                <w:tcW w:w="1671" w:type="dxa"/>
              </w:tcPr>
            </w:tcPrChange>
          </w:tcPr>
          <w:p w14:paraId="0000016F"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Unable to make/receive fund</w:t>
            </w:r>
          </w:p>
        </w:tc>
        <w:tc>
          <w:tcPr>
            <w:tcW w:w="2671" w:type="dxa"/>
            <w:tcPrChange w:id="333" w:author="Lawyer" w:date="2026-05-27T18:26:00Z" w16du:dateUtc="2026-05-27T15:26:00Z">
              <w:tcPr>
                <w:tcW w:w="2671" w:type="dxa"/>
              </w:tcPr>
            </w:tcPrChange>
          </w:tcPr>
          <w:p w14:paraId="00000170"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1 hr</w:t>
            </w:r>
          </w:p>
        </w:tc>
        <w:tc>
          <w:tcPr>
            <w:tcW w:w="1457" w:type="dxa"/>
            <w:tcPrChange w:id="334" w:author="Lawyer" w:date="2026-05-27T18:26:00Z" w16du:dateUtc="2026-05-27T15:26:00Z">
              <w:tcPr>
                <w:tcW w:w="1457" w:type="dxa"/>
              </w:tcPr>
            </w:tcPrChange>
          </w:tcPr>
          <w:p w14:paraId="00000171"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24 hrs</w:t>
            </w:r>
          </w:p>
        </w:tc>
      </w:tr>
      <w:tr w:rsidR="00B10685" w14:paraId="4C33F886" w14:textId="77777777">
        <w:tc>
          <w:tcPr>
            <w:tcW w:w="1560" w:type="dxa"/>
            <w:vMerge/>
            <w:tcPrChange w:id="335" w:author="Lawyer" w:date="2026-05-27T18:26:00Z" w16du:dateUtc="2026-05-27T15:26:00Z">
              <w:tcPr>
                <w:tcW w:w="1560" w:type="dxa"/>
                <w:vMerge/>
              </w:tcPr>
            </w:tcPrChange>
          </w:tcPr>
          <w:p w14:paraId="00000172"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336" w:author="Lawyer" w:date="2026-05-27T18:26:00Z" w16du:dateUtc="2026-05-27T15:26:00Z">
              <w:tcPr>
                <w:tcW w:w="2003" w:type="dxa"/>
              </w:tcPr>
            </w:tcPrChange>
          </w:tcPr>
          <w:p w14:paraId="00000173"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Reversal/Failed transactions</w:t>
            </w:r>
          </w:p>
        </w:tc>
        <w:tc>
          <w:tcPr>
            <w:tcW w:w="1087" w:type="dxa"/>
            <w:tcPrChange w:id="337" w:author="Lawyer" w:date="2026-05-27T18:26:00Z" w16du:dateUtc="2026-05-27T15:26:00Z">
              <w:tcPr>
                <w:tcW w:w="1087" w:type="dxa"/>
              </w:tcPr>
            </w:tcPrChange>
          </w:tcPr>
          <w:p w14:paraId="00000174"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3</w:t>
            </w:r>
          </w:p>
        </w:tc>
        <w:tc>
          <w:tcPr>
            <w:tcW w:w="1671" w:type="dxa"/>
            <w:tcPrChange w:id="338" w:author="Lawyer" w:date="2026-05-27T18:26:00Z" w16du:dateUtc="2026-05-27T15:26:00Z">
              <w:tcPr>
                <w:tcW w:w="1671" w:type="dxa"/>
              </w:tcPr>
            </w:tcPrChange>
          </w:tcPr>
          <w:p w14:paraId="00000175"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Reversal is handled by sender’s bank</w:t>
            </w:r>
          </w:p>
        </w:tc>
        <w:tc>
          <w:tcPr>
            <w:tcW w:w="2671" w:type="dxa"/>
            <w:tcPrChange w:id="339" w:author="Lawyer" w:date="2026-05-27T18:26:00Z" w16du:dateUtc="2026-05-27T15:26:00Z">
              <w:tcPr>
                <w:tcW w:w="2671" w:type="dxa"/>
              </w:tcPr>
            </w:tcPrChange>
          </w:tcPr>
          <w:p w14:paraId="00000176"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Nil</w:t>
            </w:r>
          </w:p>
        </w:tc>
        <w:tc>
          <w:tcPr>
            <w:tcW w:w="1457" w:type="dxa"/>
            <w:tcPrChange w:id="340" w:author="Lawyer" w:date="2026-05-27T18:26:00Z" w16du:dateUtc="2026-05-27T15:26:00Z">
              <w:tcPr>
                <w:tcW w:w="1457" w:type="dxa"/>
              </w:tcPr>
            </w:tcPrChange>
          </w:tcPr>
          <w:p w14:paraId="00000177"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Nil</w:t>
            </w:r>
          </w:p>
        </w:tc>
      </w:tr>
      <w:tr w:rsidR="00B10685" w14:paraId="00D21A87" w14:textId="77777777">
        <w:tc>
          <w:tcPr>
            <w:tcW w:w="1560" w:type="dxa"/>
            <w:vMerge/>
            <w:tcPrChange w:id="341" w:author="Lawyer" w:date="2026-05-27T18:26:00Z" w16du:dateUtc="2026-05-27T15:26:00Z">
              <w:tcPr>
                <w:tcW w:w="1560" w:type="dxa"/>
                <w:vMerge/>
              </w:tcPr>
            </w:tcPrChange>
          </w:tcPr>
          <w:p w14:paraId="00000178" w14:textId="77777777" w:rsidR="00B10685" w:rsidRDefault="00B10685">
            <w:pPr>
              <w:widowControl w:val="0"/>
              <w:pBdr>
                <w:top w:val="nil"/>
                <w:left w:val="nil"/>
                <w:bottom w:val="nil"/>
                <w:right w:val="nil"/>
                <w:between w:val="nil"/>
              </w:pBdr>
              <w:spacing w:line="276" w:lineRule="auto"/>
              <w:rPr>
                <w:rFonts w:ascii="Open Sans" w:eastAsia="Open Sans" w:hAnsi="Open Sans" w:cs="Open Sans"/>
                <w:sz w:val="22"/>
                <w:szCs w:val="22"/>
              </w:rPr>
            </w:pPr>
          </w:p>
        </w:tc>
        <w:tc>
          <w:tcPr>
            <w:tcW w:w="2003" w:type="dxa"/>
            <w:tcPrChange w:id="342" w:author="Lawyer" w:date="2026-05-27T18:26:00Z" w16du:dateUtc="2026-05-27T15:26:00Z">
              <w:tcPr>
                <w:tcW w:w="2003" w:type="dxa"/>
              </w:tcPr>
            </w:tcPrChange>
          </w:tcPr>
          <w:p w14:paraId="00000179"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Service Updates</w:t>
            </w:r>
          </w:p>
        </w:tc>
        <w:tc>
          <w:tcPr>
            <w:tcW w:w="1087" w:type="dxa"/>
            <w:tcPrChange w:id="343" w:author="Lawyer" w:date="2026-05-27T18:26:00Z" w16du:dateUtc="2026-05-27T15:26:00Z">
              <w:tcPr>
                <w:tcW w:w="1087" w:type="dxa"/>
              </w:tcPr>
            </w:tcPrChange>
          </w:tcPr>
          <w:p w14:paraId="0000017A"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Level 3</w:t>
            </w:r>
          </w:p>
        </w:tc>
        <w:tc>
          <w:tcPr>
            <w:tcW w:w="1671" w:type="dxa"/>
            <w:tcPrChange w:id="344" w:author="Lawyer" w:date="2026-05-27T18:26:00Z" w16du:dateUtc="2026-05-27T15:26:00Z">
              <w:tcPr>
                <w:tcW w:w="1671" w:type="dxa"/>
              </w:tcPr>
            </w:tcPrChange>
          </w:tcPr>
          <w:p w14:paraId="0000017B"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Platform Maintenance</w:t>
            </w:r>
          </w:p>
        </w:tc>
        <w:tc>
          <w:tcPr>
            <w:tcW w:w="2671" w:type="dxa"/>
            <w:tcPrChange w:id="345" w:author="Lawyer" w:date="2026-05-27T18:26:00Z" w16du:dateUtc="2026-05-27T15:26:00Z">
              <w:tcPr>
                <w:tcW w:w="2671" w:type="dxa"/>
              </w:tcPr>
            </w:tcPrChange>
          </w:tcPr>
          <w:p w14:paraId="0000017C"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24 hrs prior</w:t>
            </w:r>
          </w:p>
        </w:tc>
        <w:tc>
          <w:tcPr>
            <w:tcW w:w="1457" w:type="dxa"/>
            <w:tcPrChange w:id="346" w:author="Lawyer" w:date="2026-05-27T18:26:00Z" w16du:dateUtc="2026-05-27T15:26:00Z">
              <w:tcPr>
                <w:tcW w:w="1457" w:type="dxa"/>
              </w:tcPr>
            </w:tcPrChange>
          </w:tcPr>
          <w:p w14:paraId="0000017D"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pacing w:after="480"/>
              <w:rPr>
                <w:rFonts w:ascii="Open Sans" w:eastAsia="Open Sans" w:hAnsi="Open Sans" w:cs="Open Sans"/>
                <w:sz w:val="22"/>
                <w:szCs w:val="22"/>
              </w:rPr>
            </w:pPr>
            <w:r>
              <w:rPr>
                <w:rFonts w:ascii="Open Sans" w:eastAsia="Open Sans" w:hAnsi="Open Sans" w:cs="Open Sans"/>
                <w:sz w:val="22"/>
                <w:szCs w:val="22"/>
              </w:rPr>
              <w:t>72 hrs</w:t>
            </w:r>
          </w:p>
        </w:tc>
      </w:tr>
      <w:tr w:rsidR="00B10685" w14:paraId="17506B76" w14:textId="77777777">
        <w:tc>
          <w:tcPr>
            <w:tcW w:w="1560" w:type="dxa"/>
            <w:vMerge w:val="restart"/>
            <w:tcPrChange w:id="347" w:author="Lawyer" w:date="2026-05-27T18:26:00Z" w16du:dateUtc="2026-05-27T15:26:00Z">
              <w:tcPr>
                <w:tcW w:w="1560" w:type="dxa"/>
                <w:vMerge w:val="restart"/>
              </w:tcPr>
            </w:tcPrChange>
          </w:tcPr>
          <w:p w14:paraId="0000017E"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rPr>
                <w:rFonts w:ascii="Open Sans" w:eastAsia="Open Sans" w:hAnsi="Open Sans" w:cs="Open Sans"/>
                <w:sz w:val="22"/>
                <w:szCs w:val="22"/>
              </w:rPr>
            </w:pPr>
            <w:r>
              <w:rPr>
                <w:rFonts w:ascii="Open Sans" w:eastAsia="Open Sans" w:hAnsi="Open Sans" w:cs="Open Sans"/>
                <w:sz w:val="22"/>
                <w:szCs w:val="22"/>
              </w:rPr>
              <w:t>Airtime Top Up</w:t>
            </w:r>
          </w:p>
          <w:p w14:paraId="0000017F" w14:textId="77777777" w:rsidR="00B10685" w:rsidRDefault="00B10685">
            <w:pPr>
              <w:pBdr>
                <w:top w:val="none" w:sz="0" w:space="0" w:color="000000"/>
                <w:left w:val="none" w:sz="0" w:space="0" w:color="000000"/>
                <w:bottom w:val="none" w:sz="0" w:space="0" w:color="000000"/>
                <w:right w:val="none" w:sz="0" w:space="0" w:color="000000"/>
                <w:between w:val="none" w:sz="0" w:space="0" w:color="000000"/>
              </w:pBdr>
              <w:rPr>
                <w:rFonts w:ascii="Open Sans" w:eastAsia="Open Sans" w:hAnsi="Open Sans" w:cs="Open Sans"/>
                <w:sz w:val="22"/>
                <w:szCs w:val="22"/>
              </w:rPr>
            </w:pPr>
          </w:p>
        </w:tc>
        <w:tc>
          <w:tcPr>
            <w:tcW w:w="2003" w:type="dxa"/>
            <w:tcPrChange w:id="348" w:author="Lawyer" w:date="2026-05-27T18:26:00Z" w16du:dateUtc="2026-05-27T15:26:00Z">
              <w:tcPr>
                <w:tcW w:w="2003" w:type="dxa"/>
              </w:tcPr>
            </w:tcPrChange>
          </w:tcPr>
          <w:p w14:paraId="00000180" w14:textId="77777777" w:rsidR="00B10685" w:rsidRDefault="00000000">
            <w:pPr>
              <w:rPr>
                <w:rFonts w:ascii="Open Sans" w:eastAsia="Open Sans" w:hAnsi="Open Sans" w:cs="Open Sans"/>
              </w:rPr>
            </w:pPr>
            <w:r>
              <w:rPr>
                <w:rFonts w:ascii="Open Sans" w:eastAsia="Open Sans" w:hAnsi="Open Sans" w:cs="Open Sans"/>
              </w:rPr>
              <w:t>Platform Downtime</w:t>
            </w:r>
          </w:p>
        </w:tc>
        <w:tc>
          <w:tcPr>
            <w:tcW w:w="1087" w:type="dxa"/>
            <w:tcPrChange w:id="349" w:author="Lawyer" w:date="2026-05-27T18:26:00Z" w16du:dateUtc="2026-05-27T15:26:00Z">
              <w:tcPr>
                <w:tcW w:w="1087" w:type="dxa"/>
              </w:tcPr>
            </w:tcPrChange>
          </w:tcPr>
          <w:p w14:paraId="00000181" w14:textId="77777777" w:rsidR="00B10685" w:rsidRDefault="00000000">
            <w:pPr>
              <w:rPr>
                <w:rFonts w:ascii="Open Sans" w:eastAsia="Open Sans" w:hAnsi="Open Sans" w:cs="Open Sans"/>
              </w:rPr>
            </w:pPr>
            <w:r>
              <w:rPr>
                <w:rFonts w:ascii="Open Sans" w:eastAsia="Open Sans" w:hAnsi="Open Sans" w:cs="Open Sans"/>
              </w:rPr>
              <w:t>Level 4</w:t>
            </w:r>
          </w:p>
        </w:tc>
        <w:tc>
          <w:tcPr>
            <w:tcW w:w="1671" w:type="dxa"/>
            <w:tcPrChange w:id="350" w:author="Lawyer" w:date="2026-05-27T18:26:00Z" w16du:dateUtc="2026-05-27T15:26:00Z">
              <w:tcPr>
                <w:tcW w:w="1671" w:type="dxa"/>
              </w:tcPr>
            </w:tcPrChange>
          </w:tcPr>
          <w:p w14:paraId="00000182" w14:textId="77777777" w:rsidR="00B10685" w:rsidRDefault="00000000">
            <w:pPr>
              <w:rPr>
                <w:rFonts w:ascii="Open Sans" w:eastAsia="Open Sans" w:hAnsi="Open Sans" w:cs="Open Sans"/>
              </w:rPr>
            </w:pPr>
            <w:r>
              <w:rPr>
                <w:rFonts w:ascii="Open Sans" w:eastAsia="Open Sans" w:hAnsi="Open Sans" w:cs="Open Sans"/>
              </w:rPr>
              <w:t>Unable to verify purchase</w:t>
            </w:r>
          </w:p>
        </w:tc>
        <w:tc>
          <w:tcPr>
            <w:tcW w:w="2671" w:type="dxa"/>
            <w:tcPrChange w:id="351" w:author="Lawyer" w:date="2026-05-27T18:26:00Z" w16du:dateUtc="2026-05-27T15:26:00Z">
              <w:tcPr>
                <w:tcW w:w="2671" w:type="dxa"/>
              </w:tcPr>
            </w:tcPrChange>
          </w:tcPr>
          <w:p w14:paraId="00000183" w14:textId="77777777" w:rsidR="00B10685" w:rsidRDefault="00000000">
            <w:pPr>
              <w:rPr>
                <w:rFonts w:ascii="Open Sans" w:eastAsia="Open Sans" w:hAnsi="Open Sans" w:cs="Open Sans"/>
              </w:rPr>
            </w:pPr>
            <w:r>
              <w:rPr>
                <w:rFonts w:ascii="Open Sans" w:eastAsia="Open Sans" w:hAnsi="Open Sans" w:cs="Open Sans"/>
              </w:rPr>
              <w:t>1 hr</w:t>
            </w:r>
          </w:p>
        </w:tc>
        <w:tc>
          <w:tcPr>
            <w:tcW w:w="1457" w:type="dxa"/>
            <w:tcPrChange w:id="352" w:author="Lawyer" w:date="2026-05-27T18:26:00Z" w16du:dateUtc="2026-05-27T15:26:00Z">
              <w:tcPr>
                <w:tcW w:w="1457" w:type="dxa"/>
              </w:tcPr>
            </w:tcPrChange>
          </w:tcPr>
          <w:p w14:paraId="00000184" w14:textId="77777777" w:rsidR="00B10685" w:rsidRDefault="00000000">
            <w:pPr>
              <w:rPr>
                <w:rFonts w:ascii="Open Sans" w:eastAsia="Open Sans" w:hAnsi="Open Sans" w:cs="Open Sans"/>
              </w:rPr>
            </w:pPr>
            <w:r>
              <w:rPr>
                <w:rFonts w:ascii="Open Sans" w:eastAsia="Open Sans" w:hAnsi="Open Sans" w:cs="Open Sans"/>
              </w:rPr>
              <w:t>24 hrs</w:t>
            </w:r>
          </w:p>
        </w:tc>
      </w:tr>
      <w:tr w:rsidR="00B10685" w14:paraId="03374D1D" w14:textId="77777777">
        <w:tc>
          <w:tcPr>
            <w:tcW w:w="1560" w:type="dxa"/>
            <w:vMerge/>
            <w:tcPrChange w:id="353" w:author="Lawyer" w:date="2026-05-27T18:26:00Z" w16du:dateUtc="2026-05-27T15:26:00Z">
              <w:tcPr>
                <w:tcW w:w="1560" w:type="dxa"/>
                <w:vMerge/>
              </w:tcPr>
            </w:tcPrChange>
          </w:tcPr>
          <w:p w14:paraId="00000185" w14:textId="77777777" w:rsidR="00B10685" w:rsidRDefault="00B10685">
            <w:pPr>
              <w:widowControl w:val="0"/>
              <w:pBdr>
                <w:top w:val="nil"/>
                <w:left w:val="nil"/>
                <w:bottom w:val="nil"/>
                <w:right w:val="nil"/>
                <w:between w:val="nil"/>
              </w:pBdr>
              <w:spacing w:line="276" w:lineRule="auto"/>
              <w:rPr>
                <w:rFonts w:ascii="Open Sans" w:eastAsia="Open Sans" w:hAnsi="Open Sans" w:cs="Open Sans"/>
              </w:rPr>
            </w:pPr>
          </w:p>
        </w:tc>
        <w:tc>
          <w:tcPr>
            <w:tcW w:w="2003" w:type="dxa"/>
            <w:tcPrChange w:id="354" w:author="Lawyer" w:date="2026-05-27T18:26:00Z" w16du:dateUtc="2026-05-27T15:26:00Z">
              <w:tcPr>
                <w:tcW w:w="2003" w:type="dxa"/>
              </w:tcPr>
            </w:tcPrChange>
          </w:tcPr>
          <w:p w14:paraId="00000186" w14:textId="77777777" w:rsidR="00B10685" w:rsidRDefault="00000000">
            <w:pPr>
              <w:rPr>
                <w:rFonts w:ascii="Open Sans" w:eastAsia="Open Sans" w:hAnsi="Open Sans" w:cs="Open Sans"/>
              </w:rPr>
            </w:pPr>
            <w:r>
              <w:rPr>
                <w:rFonts w:ascii="Open Sans" w:eastAsia="Open Sans" w:hAnsi="Open Sans" w:cs="Open Sans"/>
              </w:rPr>
              <w:t>Reversal/Failed transactions</w:t>
            </w:r>
          </w:p>
        </w:tc>
        <w:tc>
          <w:tcPr>
            <w:tcW w:w="1087" w:type="dxa"/>
            <w:tcPrChange w:id="355" w:author="Lawyer" w:date="2026-05-27T18:26:00Z" w16du:dateUtc="2026-05-27T15:26:00Z">
              <w:tcPr>
                <w:tcW w:w="1087" w:type="dxa"/>
              </w:tcPr>
            </w:tcPrChange>
          </w:tcPr>
          <w:p w14:paraId="00000187" w14:textId="77777777" w:rsidR="00B10685" w:rsidRDefault="00000000">
            <w:pPr>
              <w:rPr>
                <w:rFonts w:ascii="Open Sans" w:eastAsia="Open Sans" w:hAnsi="Open Sans" w:cs="Open Sans"/>
              </w:rPr>
            </w:pPr>
            <w:r>
              <w:rPr>
                <w:rFonts w:ascii="Open Sans" w:eastAsia="Open Sans" w:hAnsi="Open Sans" w:cs="Open Sans"/>
              </w:rPr>
              <w:t>Level 3</w:t>
            </w:r>
          </w:p>
        </w:tc>
        <w:tc>
          <w:tcPr>
            <w:tcW w:w="1671" w:type="dxa"/>
            <w:tcPrChange w:id="356" w:author="Lawyer" w:date="2026-05-27T18:26:00Z" w16du:dateUtc="2026-05-27T15:26:00Z">
              <w:tcPr>
                <w:tcW w:w="1671" w:type="dxa"/>
              </w:tcPr>
            </w:tcPrChange>
          </w:tcPr>
          <w:p w14:paraId="00000188" w14:textId="77777777" w:rsidR="00B10685" w:rsidRDefault="00000000">
            <w:pPr>
              <w:rPr>
                <w:rFonts w:ascii="Open Sans" w:eastAsia="Open Sans" w:hAnsi="Open Sans" w:cs="Open Sans"/>
              </w:rPr>
            </w:pPr>
            <w:r>
              <w:rPr>
                <w:rFonts w:ascii="Open Sans" w:eastAsia="Open Sans" w:hAnsi="Open Sans" w:cs="Open Sans"/>
              </w:rPr>
              <w:t>Airtime Reversal/ Failed</w:t>
            </w:r>
          </w:p>
        </w:tc>
        <w:tc>
          <w:tcPr>
            <w:tcW w:w="2671" w:type="dxa"/>
            <w:tcPrChange w:id="357" w:author="Lawyer" w:date="2026-05-27T18:26:00Z" w16du:dateUtc="2026-05-27T15:26:00Z">
              <w:tcPr>
                <w:tcW w:w="2671" w:type="dxa"/>
              </w:tcPr>
            </w:tcPrChange>
          </w:tcPr>
          <w:p w14:paraId="00000189" w14:textId="77777777" w:rsidR="00B10685" w:rsidRDefault="00000000">
            <w:pPr>
              <w:rPr>
                <w:rFonts w:ascii="Open Sans" w:eastAsia="Open Sans" w:hAnsi="Open Sans" w:cs="Open Sans"/>
              </w:rPr>
            </w:pPr>
            <w:r>
              <w:rPr>
                <w:rFonts w:ascii="Open Sans" w:eastAsia="Open Sans" w:hAnsi="Open Sans" w:cs="Open Sans"/>
              </w:rPr>
              <w:t>1 hr</w:t>
            </w:r>
          </w:p>
        </w:tc>
        <w:tc>
          <w:tcPr>
            <w:tcW w:w="1457" w:type="dxa"/>
            <w:tcPrChange w:id="358" w:author="Lawyer" w:date="2026-05-27T18:26:00Z" w16du:dateUtc="2026-05-27T15:26:00Z">
              <w:tcPr>
                <w:tcW w:w="1457" w:type="dxa"/>
              </w:tcPr>
            </w:tcPrChange>
          </w:tcPr>
          <w:p w14:paraId="0000018A" w14:textId="77777777" w:rsidR="00B10685" w:rsidRDefault="00000000">
            <w:pPr>
              <w:rPr>
                <w:rFonts w:ascii="Open Sans" w:eastAsia="Open Sans" w:hAnsi="Open Sans" w:cs="Open Sans"/>
              </w:rPr>
            </w:pPr>
            <w:r>
              <w:rPr>
                <w:rFonts w:ascii="Open Sans" w:eastAsia="Open Sans" w:hAnsi="Open Sans" w:cs="Open Sans"/>
              </w:rPr>
              <w:t>1 hr</w:t>
            </w:r>
          </w:p>
        </w:tc>
      </w:tr>
      <w:tr w:rsidR="00B10685" w14:paraId="7B95F5D6" w14:textId="77777777">
        <w:tc>
          <w:tcPr>
            <w:tcW w:w="1560" w:type="dxa"/>
            <w:vMerge/>
            <w:tcPrChange w:id="359" w:author="Lawyer" w:date="2026-05-27T18:26:00Z" w16du:dateUtc="2026-05-27T15:26:00Z">
              <w:tcPr>
                <w:tcW w:w="1560" w:type="dxa"/>
                <w:vMerge/>
              </w:tcPr>
            </w:tcPrChange>
          </w:tcPr>
          <w:p w14:paraId="0000018B" w14:textId="77777777" w:rsidR="00B10685" w:rsidRDefault="00B10685">
            <w:pPr>
              <w:widowControl w:val="0"/>
              <w:pBdr>
                <w:top w:val="nil"/>
                <w:left w:val="nil"/>
                <w:bottom w:val="nil"/>
                <w:right w:val="nil"/>
                <w:between w:val="nil"/>
              </w:pBdr>
              <w:spacing w:line="276" w:lineRule="auto"/>
              <w:rPr>
                <w:rFonts w:ascii="Open Sans" w:eastAsia="Open Sans" w:hAnsi="Open Sans" w:cs="Open Sans"/>
              </w:rPr>
            </w:pPr>
          </w:p>
        </w:tc>
        <w:tc>
          <w:tcPr>
            <w:tcW w:w="2003" w:type="dxa"/>
            <w:tcPrChange w:id="360" w:author="Lawyer" w:date="2026-05-27T18:26:00Z" w16du:dateUtc="2026-05-27T15:26:00Z">
              <w:tcPr>
                <w:tcW w:w="2003" w:type="dxa"/>
              </w:tcPr>
            </w:tcPrChange>
          </w:tcPr>
          <w:p w14:paraId="0000018C" w14:textId="77777777" w:rsidR="00B10685" w:rsidRDefault="00000000">
            <w:pPr>
              <w:rPr>
                <w:rFonts w:ascii="Open Sans" w:eastAsia="Open Sans" w:hAnsi="Open Sans" w:cs="Open Sans"/>
              </w:rPr>
            </w:pPr>
            <w:r>
              <w:rPr>
                <w:rFonts w:ascii="Open Sans" w:eastAsia="Open Sans" w:hAnsi="Open Sans" w:cs="Open Sans"/>
              </w:rPr>
              <w:t>Service Updates</w:t>
            </w:r>
          </w:p>
        </w:tc>
        <w:tc>
          <w:tcPr>
            <w:tcW w:w="1087" w:type="dxa"/>
            <w:tcPrChange w:id="361" w:author="Lawyer" w:date="2026-05-27T18:26:00Z" w16du:dateUtc="2026-05-27T15:26:00Z">
              <w:tcPr>
                <w:tcW w:w="1087" w:type="dxa"/>
              </w:tcPr>
            </w:tcPrChange>
          </w:tcPr>
          <w:p w14:paraId="0000018D" w14:textId="77777777" w:rsidR="00B10685" w:rsidRDefault="00000000">
            <w:pPr>
              <w:rPr>
                <w:rFonts w:ascii="Open Sans" w:eastAsia="Open Sans" w:hAnsi="Open Sans" w:cs="Open Sans"/>
              </w:rPr>
            </w:pPr>
            <w:r>
              <w:rPr>
                <w:rFonts w:ascii="Open Sans" w:eastAsia="Open Sans" w:hAnsi="Open Sans" w:cs="Open Sans"/>
              </w:rPr>
              <w:t>Level 3</w:t>
            </w:r>
          </w:p>
        </w:tc>
        <w:tc>
          <w:tcPr>
            <w:tcW w:w="1671" w:type="dxa"/>
            <w:tcPrChange w:id="362" w:author="Lawyer" w:date="2026-05-27T18:26:00Z" w16du:dateUtc="2026-05-27T15:26:00Z">
              <w:tcPr>
                <w:tcW w:w="1671" w:type="dxa"/>
              </w:tcPr>
            </w:tcPrChange>
          </w:tcPr>
          <w:p w14:paraId="0000018E" w14:textId="77777777" w:rsidR="00B10685" w:rsidRDefault="00000000">
            <w:pPr>
              <w:rPr>
                <w:rFonts w:ascii="Open Sans" w:eastAsia="Open Sans" w:hAnsi="Open Sans" w:cs="Open Sans"/>
              </w:rPr>
            </w:pPr>
            <w:r>
              <w:rPr>
                <w:rFonts w:ascii="Open Sans" w:eastAsia="Open Sans" w:hAnsi="Open Sans" w:cs="Open Sans"/>
              </w:rPr>
              <w:t>Platform Maintenance</w:t>
            </w:r>
          </w:p>
        </w:tc>
        <w:tc>
          <w:tcPr>
            <w:tcW w:w="2671" w:type="dxa"/>
            <w:tcPrChange w:id="363" w:author="Lawyer" w:date="2026-05-27T18:26:00Z" w16du:dateUtc="2026-05-27T15:26:00Z">
              <w:tcPr>
                <w:tcW w:w="2671" w:type="dxa"/>
              </w:tcPr>
            </w:tcPrChange>
          </w:tcPr>
          <w:p w14:paraId="0000018F" w14:textId="77777777" w:rsidR="00B10685" w:rsidRDefault="00000000">
            <w:pPr>
              <w:rPr>
                <w:rFonts w:ascii="Open Sans" w:eastAsia="Open Sans" w:hAnsi="Open Sans" w:cs="Open Sans"/>
              </w:rPr>
            </w:pPr>
            <w:r>
              <w:rPr>
                <w:rFonts w:ascii="Open Sans" w:eastAsia="Open Sans" w:hAnsi="Open Sans" w:cs="Open Sans"/>
              </w:rPr>
              <w:t>24 hrs prior</w:t>
            </w:r>
          </w:p>
        </w:tc>
        <w:tc>
          <w:tcPr>
            <w:tcW w:w="1457" w:type="dxa"/>
            <w:tcPrChange w:id="364" w:author="Lawyer" w:date="2026-05-27T18:26:00Z" w16du:dateUtc="2026-05-27T15:26:00Z">
              <w:tcPr>
                <w:tcW w:w="1457" w:type="dxa"/>
              </w:tcPr>
            </w:tcPrChange>
          </w:tcPr>
          <w:p w14:paraId="00000190" w14:textId="77777777" w:rsidR="00B10685" w:rsidRDefault="00000000">
            <w:pPr>
              <w:rPr>
                <w:rFonts w:ascii="Open Sans" w:eastAsia="Open Sans" w:hAnsi="Open Sans" w:cs="Open Sans"/>
              </w:rPr>
            </w:pPr>
            <w:r>
              <w:rPr>
                <w:rFonts w:ascii="Open Sans" w:eastAsia="Open Sans" w:hAnsi="Open Sans" w:cs="Open Sans"/>
              </w:rPr>
              <w:t>72 hrs</w:t>
            </w:r>
          </w:p>
        </w:tc>
      </w:tr>
      <w:tr w:rsidR="00B10685" w14:paraId="4304FFF4" w14:textId="77777777">
        <w:tc>
          <w:tcPr>
            <w:tcW w:w="1560" w:type="dxa"/>
            <w:vMerge w:val="restart"/>
            <w:tcPrChange w:id="365" w:author="Lawyer" w:date="2026-05-27T18:26:00Z" w16du:dateUtc="2026-05-27T15:26:00Z">
              <w:tcPr>
                <w:tcW w:w="1560" w:type="dxa"/>
                <w:vMerge w:val="restart"/>
              </w:tcPr>
            </w:tcPrChange>
          </w:tcPr>
          <w:p w14:paraId="00000191"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rPr>
                <w:rFonts w:ascii="Open Sans" w:eastAsia="Open Sans" w:hAnsi="Open Sans" w:cs="Open Sans"/>
                <w:sz w:val="22"/>
                <w:szCs w:val="22"/>
              </w:rPr>
            </w:pPr>
            <w:r>
              <w:rPr>
                <w:rFonts w:ascii="Open Sans" w:eastAsia="Open Sans" w:hAnsi="Open Sans" w:cs="Open Sans"/>
                <w:sz w:val="22"/>
                <w:szCs w:val="22"/>
              </w:rPr>
              <w:t>Bank or Momo Transfer</w:t>
            </w:r>
          </w:p>
          <w:p w14:paraId="00000192" w14:textId="77777777" w:rsidR="00B10685" w:rsidRDefault="00B10685">
            <w:pPr>
              <w:rPr>
                <w:rFonts w:ascii="Open Sans" w:eastAsia="Open Sans" w:hAnsi="Open Sans" w:cs="Open Sans"/>
              </w:rPr>
            </w:pPr>
          </w:p>
        </w:tc>
        <w:tc>
          <w:tcPr>
            <w:tcW w:w="2003" w:type="dxa"/>
            <w:tcPrChange w:id="366" w:author="Lawyer" w:date="2026-05-27T18:26:00Z" w16du:dateUtc="2026-05-27T15:26:00Z">
              <w:tcPr>
                <w:tcW w:w="2003" w:type="dxa"/>
              </w:tcPr>
            </w:tcPrChange>
          </w:tcPr>
          <w:p w14:paraId="00000193" w14:textId="77777777" w:rsidR="00B10685" w:rsidRDefault="00000000">
            <w:pPr>
              <w:rPr>
                <w:rFonts w:ascii="Open Sans" w:eastAsia="Open Sans" w:hAnsi="Open Sans" w:cs="Open Sans"/>
              </w:rPr>
            </w:pPr>
            <w:r>
              <w:rPr>
                <w:rFonts w:ascii="Open Sans" w:eastAsia="Open Sans" w:hAnsi="Open Sans" w:cs="Open Sans"/>
              </w:rPr>
              <w:t>Platform Downtime</w:t>
            </w:r>
          </w:p>
        </w:tc>
        <w:tc>
          <w:tcPr>
            <w:tcW w:w="1087" w:type="dxa"/>
            <w:tcPrChange w:id="367" w:author="Lawyer" w:date="2026-05-27T18:26:00Z" w16du:dateUtc="2026-05-27T15:26:00Z">
              <w:tcPr>
                <w:tcW w:w="1087" w:type="dxa"/>
              </w:tcPr>
            </w:tcPrChange>
          </w:tcPr>
          <w:p w14:paraId="00000194" w14:textId="77777777" w:rsidR="00B10685" w:rsidRDefault="00000000">
            <w:pPr>
              <w:rPr>
                <w:rFonts w:ascii="Open Sans" w:eastAsia="Open Sans" w:hAnsi="Open Sans" w:cs="Open Sans"/>
              </w:rPr>
            </w:pPr>
            <w:r>
              <w:rPr>
                <w:rFonts w:ascii="Open Sans" w:eastAsia="Open Sans" w:hAnsi="Open Sans" w:cs="Open Sans"/>
              </w:rPr>
              <w:t>Level 4</w:t>
            </w:r>
          </w:p>
        </w:tc>
        <w:tc>
          <w:tcPr>
            <w:tcW w:w="1671" w:type="dxa"/>
            <w:tcPrChange w:id="368" w:author="Lawyer" w:date="2026-05-27T18:26:00Z" w16du:dateUtc="2026-05-27T15:26:00Z">
              <w:tcPr>
                <w:tcW w:w="1671" w:type="dxa"/>
              </w:tcPr>
            </w:tcPrChange>
          </w:tcPr>
          <w:p w14:paraId="00000195" w14:textId="77777777" w:rsidR="00B10685" w:rsidRDefault="00000000">
            <w:pPr>
              <w:rPr>
                <w:rFonts w:ascii="Open Sans" w:eastAsia="Open Sans" w:hAnsi="Open Sans" w:cs="Open Sans"/>
              </w:rPr>
            </w:pPr>
            <w:r>
              <w:rPr>
                <w:rFonts w:ascii="Open Sans" w:eastAsia="Open Sans" w:hAnsi="Open Sans" w:cs="Open Sans"/>
              </w:rPr>
              <w:t>Unable to make transfer</w:t>
            </w:r>
          </w:p>
        </w:tc>
        <w:tc>
          <w:tcPr>
            <w:tcW w:w="2671" w:type="dxa"/>
            <w:tcPrChange w:id="369" w:author="Lawyer" w:date="2026-05-27T18:26:00Z" w16du:dateUtc="2026-05-27T15:26:00Z">
              <w:tcPr>
                <w:tcW w:w="2671" w:type="dxa"/>
              </w:tcPr>
            </w:tcPrChange>
          </w:tcPr>
          <w:p w14:paraId="00000196" w14:textId="77777777" w:rsidR="00B10685" w:rsidRDefault="00000000">
            <w:pPr>
              <w:rPr>
                <w:rFonts w:ascii="Open Sans" w:eastAsia="Open Sans" w:hAnsi="Open Sans" w:cs="Open Sans"/>
              </w:rPr>
            </w:pPr>
            <w:r>
              <w:rPr>
                <w:rFonts w:ascii="Open Sans" w:eastAsia="Open Sans" w:hAnsi="Open Sans" w:cs="Open Sans"/>
              </w:rPr>
              <w:t>1 hr</w:t>
            </w:r>
          </w:p>
        </w:tc>
        <w:tc>
          <w:tcPr>
            <w:tcW w:w="1457" w:type="dxa"/>
            <w:tcPrChange w:id="370" w:author="Lawyer" w:date="2026-05-27T18:26:00Z" w16du:dateUtc="2026-05-27T15:26:00Z">
              <w:tcPr>
                <w:tcW w:w="1457" w:type="dxa"/>
              </w:tcPr>
            </w:tcPrChange>
          </w:tcPr>
          <w:p w14:paraId="00000197" w14:textId="77777777" w:rsidR="00B10685" w:rsidRDefault="00000000">
            <w:pPr>
              <w:rPr>
                <w:rFonts w:ascii="Open Sans" w:eastAsia="Open Sans" w:hAnsi="Open Sans" w:cs="Open Sans"/>
              </w:rPr>
            </w:pPr>
            <w:r>
              <w:rPr>
                <w:rFonts w:ascii="Open Sans" w:eastAsia="Open Sans" w:hAnsi="Open Sans" w:cs="Open Sans"/>
              </w:rPr>
              <w:t>24 hrs</w:t>
            </w:r>
          </w:p>
        </w:tc>
      </w:tr>
      <w:tr w:rsidR="00B10685" w14:paraId="31DC077D" w14:textId="77777777">
        <w:tc>
          <w:tcPr>
            <w:tcW w:w="1560" w:type="dxa"/>
            <w:vMerge/>
            <w:tcPrChange w:id="371" w:author="Lawyer" w:date="2026-05-27T18:26:00Z" w16du:dateUtc="2026-05-27T15:26:00Z">
              <w:tcPr>
                <w:tcW w:w="1560" w:type="dxa"/>
                <w:vMerge/>
              </w:tcPr>
            </w:tcPrChange>
          </w:tcPr>
          <w:p w14:paraId="00000198" w14:textId="77777777" w:rsidR="00B10685" w:rsidRDefault="00B10685">
            <w:pPr>
              <w:widowControl w:val="0"/>
              <w:pBdr>
                <w:top w:val="nil"/>
                <w:left w:val="nil"/>
                <w:bottom w:val="nil"/>
                <w:right w:val="nil"/>
                <w:between w:val="nil"/>
              </w:pBdr>
              <w:spacing w:line="276" w:lineRule="auto"/>
              <w:rPr>
                <w:rFonts w:ascii="Open Sans" w:eastAsia="Open Sans" w:hAnsi="Open Sans" w:cs="Open Sans"/>
              </w:rPr>
            </w:pPr>
          </w:p>
        </w:tc>
        <w:tc>
          <w:tcPr>
            <w:tcW w:w="2003" w:type="dxa"/>
            <w:tcPrChange w:id="372" w:author="Lawyer" w:date="2026-05-27T18:26:00Z" w16du:dateUtc="2026-05-27T15:26:00Z">
              <w:tcPr>
                <w:tcW w:w="2003" w:type="dxa"/>
              </w:tcPr>
            </w:tcPrChange>
          </w:tcPr>
          <w:p w14:paraId="00000199" w14:textId="77777777" w:rsidR="00B10685" w:rsidRDefault="00000000">
            <w:pPr>
              <w:rPr>
                <w:rFonts w:ascii="Open Sans" w:eastAsia="Open Sans" w:hAnsi="Open Sans" w:cs="Open Sans"/>
              </w:rPr>
            </w:pPr>
            <w:r>
              <w:rPr>
                <w:rFonts w:ascii="Open Sans" w:eastAsia="Open Sans" w:hAnsi="Open Sans" w:cs="Open Sans"/>
              </w:rPr>
              <w:t>Reversal/Failed transactions</w:t>
            </w:r>
          </w:p>
        </w:tc>
        <w:tc>
          <w:tcPr>
            <w:tcW w:w="1087" w:type="dxa"/>
            <w:tcPrChange w:id="373" w:author="Lawyer" w:date="2026-05-27T18:26:00Z" w16du:dateUtc="2026-05-27T15:26:00Z">
              <w:tcPr>
                <w:tcW w:w="1087" w:type="dxa"/>
              </w:tcPr>
            </w:tcPrChange>
          </w:tcPr>
          <w:p w14:paraId="0000019A" w14:textId="77777777" w:rsidR="00B10685" w:rsidRDefault="00000000">
            <w:pPr>
              <w:rPr>
                <w:rFonts w:ascii="Open Sans" w:eastAsia="Open Sans" w:hAnsi="Open Sans" w:cs="Open Sans"/>
              </w:rPr>
            </w:pPr>
            <w:r>
              <w:rPr>
                <w:rFonts w:ascii="Open Sans" w:eastAsia="Open Sans" w:hAnsi="Open Sans" w:cs="Open Sans"/>
              </w:rPr>
              <w:t>Level 3</w:t>
            </w:r>
          </w:p>
        </w:tc>
        <w:tc>
          <w:tcPr>
            <w:tcW w:w="1671" w:type="dxa"/>
            <w:tcPrChange w:id="374" w:author="Lawyer" w:date="2026-05-27T18:26:00Z" w16du:dateUtc="2026-05-27T15:26:00Z">
              <w:tcPr>
                <w:tcW w:w="1671" w:type="dxa"/>
              </w:tcPr>
            </w:tcPrChange>
          </w:tcPr>
          <w:p w14:paraId="0000019B" w14:textId="77777777" w:rsidR="00B10685" w:rsidRDefault="00000000">
            <w:pPr>
              <w:rPr>
                <w:rFonts w:ascii="Open Sans" w:eastAsia="Open Sans" w:hAnsi="Open Sans" w:cs="Open Sans"/>
              </w:rPr>
            </w:pPr>
            <w:r>
              <w:rPr>
                <w:rFonts w:ascii="Open Sans" w:eastAsia="Open Sans" w:hAnsi="Open Sans" w:cs="Open Sans"/>
              </w:rPr>
              <w:t>Fund Reversal/ Failed</w:t>
            </w:r>
          </w:p>
        </w:tc>
        <w:tc>
          <w:tcPr>
            <w:tcW w:w="2671" w:type="dxa"/>
            <w:tcPrChange w:id="375" w:author="Lawyer" w:date="2026-05-27T18:26:00Z" w16du:dateUtc="2026-05-27T15:26:00Z">
              <w:tcPr>
                <w:tcW w:w="2671" w:type="dxa"/>
              </w:tcPr>
            </w:tcPrChange>
          </w:tcPr>
          <w:p w14:paraId="0000019C" w14:textId="77777777" w:rsidR="00B10685" w:rsidRDefault="00000000">
            <w:pPr>
              <w:rPr>
                <w:rFonts w:ascii="Open Sans" w:eastAsia="Open Sans" w:hAnsi="Open Sans" w:cs="Open Sans"/>
              </w:rPr>
            </w:pPr>
            <w:r>
              <w:rPr>
                <w:rFonts w:ascii="Open Sans" w:eastAsia="Open Sans" w:hAnsi="Open Sans" w:cs="Open Sans"/>
              </w:rPr>
              <w:t>1 hr</w:t>
            </w:r>
          </w:p>
        </w:tc>
        <w:tc>
          <w:tcPr>
            <w:tcW w:w="1457" w:type="dxa"/>
            <w:tcPrChange w:id="376" w:author="Lawyer" w:date="2026-05-27T18:26:00Z" w16du:dateUtc="2026-05-27T15:26:00Z">
              <w:tcPr>
                <w:tcW w:w="1457" w:type="dxa"/>
              </w:tcPr>
            </w:tcPrChange>
          </w:tcPr>
          <w:p w14:paraId="0000019D" w14:textId="77777777" w:rsidR="00B10685" w:rsidRDefault="00000000">
            <w:pPr>
              <w:rPr>
                <w:rFonts w:ascii="Open Sans" w:eastAsia="Open Sans" w:hAnsi="Open Sans" w:cs="Open Sans"/>
              </w:rPr>
            </w:pPr>
            <w:r>
              <w:rPr>
                <w:rFonts w:ascii="Open Sans" w:eastAsia="Open Sans" w:hAnsi="Open Sans" w:cs="Open Sans"/>
              </w:rPr>
              <w:t>6 hr</w:t>
            </w:r>
          </w:p>
        </w:tc>
      </w:tr>
      <w:tr w:rsidR="00B10685" w14:paraId="611803B3" w14:textId="77777777">
        <w:tc>
          <w:tcPr>
            <w:tcW w:w="1560" w:type="dxa"/>
            <w:vMerge/>
            <w:tcPrChange w:id="377" w:author="Lawyer" w:date="2026-05-27T18:26:00Z" w16du:dateUtc="2026-05-27T15:26:00Z">
              <w:tcPr>
                <w:tcW w:w="1560" w:type="dxa"/>
                <w:vMerge/>
              </w:tcPr>
            </w:tcPrChange>
          </w:tcPr>
          <w:p w14:paraId="0000019E" w14:textId="77777777" w:rsidR="00B10685" w:rsidRDefault="00B10685">
            <w:pPr>
              <w:widowControl w:val="0"/>
              <w:pBdr>
                <w:top w:val="nil"/>
                <w:left w:val="nil"/>
                <w:bottom w:val="nil"/>
                <w:right w:val="nil"/>
                <w:between w:val="nil"/>
              </w:pBdr>
              <w:spacing w:line="276" w:lineRule="auto"/>
              <w:rPr>
                <w:rFonts w:ascii="Open Sans" w:eastAsia="Open Sans" w:hAnsi="Open Sans" w:cs="Open Sans"/>
              </w:rPr>
            </w:pPr>
          </w:p>
        </w:tc>
        <w:tc>
          <w:tcPr>
            <w:tcW w:w="2003" w:type="dxa"/>
            <w:tcPrChange w:id="378" w:author="Lawyer" w:date="2026-05-27T18:26:00Z" w16du:dateUtc="2026-05-27T15:26:00Z">
              <w:tcPr>
                <w:tcW w:w="2003" w:type="dxa"/>
              </w:tcPr>
            </w:tcPrChange>
          </w:tcPr>
          <w:p w14:paraId="0000019F" w14:textId="77777777" w:rsidR="00B10685" w:rsidRDefault="00000000">
            <w:pPr>
              <w:rPr>
                <w:rFonts w:ascii="Open Sans" w:eastAsia="Open Sans" w:hAnsi="Open Sans" w:cs="Open Sans"/>
              </w:rPr>
            </w:pPr>
            <w:r>
              <w:rPr>
                <w:rFonts w:ascii="Open Sans" w:eastAsia="Open Sans" w:hAnsi="Open Sans" w:cs="Open Sans"/>
              </w:rPr>
              <w:t>Service Updates</w:t>
            </w:r>
          </w:p>
        </w:tc>
        <w:tc>
          <w:tcPr>
            <w:tcW w:w="1087" w:type="dxa"/>
            <w:tcPrChange w:id="379" w:author="Lawyer" w:date="2026-05-27T18:26:00Z" w16du:dateUtc="2026-05-27T15:26:00Z">
              <w:tcPr>
                <w:tcW w:w="1087" w:type="dxa"/>
              </w:tcPr>
            </w:tcPrChange>
          </w:tcPr>
          <w:p w14:paraId="000001A0" w14:textId="77777777" w:rsidR="00B10685" w:rsidRDefault="00000000">
            <w:pPr>
              <w:rPr>
                <w:rFonts w:ascii="Open Sans" w:eastAsia="Open Sans" w:hAnsi="Open Sans" w:cs="Open Sans"/>
              </w:rPr>
            </w:pPr>
            <w:r>
              <w:rPr>
                <w:rFonts w:ascii="Open Sans" w:eastAsia="Open Sans" w:hAnsi="Open Sans" w:cs="Open Sans"/>
              </w:rPr>
              <w:t>Level 3</w:t>
            </w:r>
          </w:p>
        </w:tc>
        <w:tc>
          <w:tcPr>
            <w:tcW w:w="1671" w:type="dxa"/>
            <w:tcPrChange w:id="380" w:author="Lawyer" w:date="2026-05-27T18:26:00Z" w16du:dateUtc="2026-05-27T15:26:00Z">
              <w:tcPr>
                <w:tcW w:w="1671" w:type="dxa"/>
              </w:tcPr>
            </w:tcPrChange>
          </w:tcPr>
          <w:p w14:paraId="000001A1" w14:textId="77777777" w:rsidR="00B10685" w:rsidRDefault="00000000">
            <w:pPr>
              <w:rPr>
                <w:rFonts w:ascii="Open Sans" w:eastAsia="Open Sans" w:hAnsi="Open Sans" w:cs="Open Sans"/>
              </w:rPr>
            </w:pPr>
            <w:r>
              <w:rPr>
                <w:rFonts w:ascii="Open Sans" w:eastAsia="Open Sans" w:hAnsi="Open Sans" w:cs="Open Sans"/>
              </w:rPr>
              <w:t>Platform Maintenance</w:t>
            </w:r>
          </w:p>
        </w:tc>
        <w:tc>
          <w:tcPr>
            <w:tcW w:w="2671" w:type="dxa"/>
            <w:tcPrChange w:id="381" w:author="Lawyer" w:date="2026-05-27T18:26:00Z" w16du:dateUtc="2026-05-27T15:26:00Z">
              <w:tcPr>
                <w:tcW w:w="2671" w:type="dxa"/>
              </w:tcPr>
            </w:tcPrChange>
          </w:tcPr>
          <w:p w14:paraId="000001A2" w14:textId="77777777" w:rsidR="00B10685" w:rsidRDefault="00000000">
            <w:pPr>
              <w:rPr>
                <w:rFonts w:ascii="Open Sans" w:eastAsia="Open Sans" w:hAnsi="Open Sans" w:cs="Open Sans"/>
              </w:rPr>
            </w:pPr>
            <w:r>
              <w:rPr>
                <w:rFonts w:ascii="Open Sans" w:eastAsia="Open Sans" w:hAnsi="Open Sans" w:cs="Open Sans"/>
              </w:rPr>
              <w:t>24 hrs prior</w:t>
            </w:r>
          </w:p>
        </w:tc>
        <w:tc>
          <w:tcPr>
            <w:tcW w:w="1457" w:type="dxa"/>
            <w:tcPrChange w:id="382" w:author="Lawyer" w:date="2026-05-27T18:26:00Z" w16du:dateUtc="2026-05-27T15:26:00Z">
              <w:tcPr>
                <w:tcW w:w="1457" w:type="dxa"/>
              </w:tcPr>
            </w:tcPrChange>
          </w:tcPr>
          <w:p w14:paraId="000001A3" w14:textId="77777777" w:rsidR="00B10685" w:rsidRDefault="00000000">
            <w:pPr>
              <w:rPr>
                <w:rFonts w:ascii="Open Sans" w:eastAsia="Open Sans" w:hAnsi="Open Sans" w:cs="Open Sans"/>
              </w:rPr>
            </w:pPr>
            <w:r>
              <w:rPr>
                <w:rFonts w:ascii="Open Sans" w:eastAsia="Open Sans" w:hAnsi="Open Sans" w:cs="Open Sans"/>
              </w:rPr>
              <w:t>72 hrs</w:t>
            </w:r>
          </w:p>
        </w:tc>
      </w:tr>
      <w:tr w:rsidR="00B10685" w14:paraId="7152DA31" w14:textId="77777777">
        <w:tc>
          <w:tcPr>
            <w:tcW w:w="1560" w:type="dxa"/>
            <w:vMerge w:val="restart"/>
            <w:vAlign w:val="bottom"/>
            <w:tcPrChange w:id="383" w:author="Lawyer" w:date="2026-05-27T18:26:00Z" w16du:dateUtc="2026-05-27T15:26:00Z">
              <w:tcPr>
                <w:tcW w:w="1560" w:type="dxa"/>
                <w:vMerge w:val="restart"/>
                <w:vAlign w:val="bottom"/>
              </w:tcPr>
            </w:tcPrChange>
          </w:tcPr>
          <w:p w14:paraId="000001A4"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BVN Validation</w:t>
            </w:r>
          </w:p>
        </w:tc>
        <w:tc>
          <w:tcPr>
            <w:tcW w:w="2003" w:type="dxa"/>
            <w:tcPrChange w:id="384" w:author="Lawyer" w:date="2026-05-27T18:26:00Z" w16du:dateUtc="2026-05-27T15:26:00Z">
              <w:tcPr>
                <w:tcW w:w="2003" w:type="dxa"/>
              </w:tcPr>
            </w:tcPrChange>
          </w:tcPr>
          <w:p w14:paraId="000001A5"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Platform Downtime</w:t>
            </w:r>
          </w:p>
        </w:tc>
        <w:tc>
          <w:tcPr>
            <w:tcW w:w="1087" w:type="dxa"/>
            <w:vAlign w:val="bottom"/>
            <w:tcPrChange w:id="385" w:author="Lawyer" w:date="2026-05-27T18:26:00Z" w16du:dateUtc="2026-05-27T15:26:00Z">
              <w:tcPr>
                <w:tcW w:w="1087" w:type="dxa"/>
                <w:vAlign w:val="bottom"/>
              </w:tcPr>
            </w:tcPrChange>
          </w:tcPr>
          <w:p w14:paraId="000001A6"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Level 4</w:t>
            </w:r>
          </w:p>
        </w:tc>
        <w:tc>
          <w:tcPr>
            <w:tcW w:w="1671" w:type="dxa"/>
            <w:vAlign w:val="bottom"/>
            <w:tcPrChange w:id="386" w:author="Lawyer" w:date="2026-05-27T18:26:00Z" w16du:dateUtc="2026-05-27T15:26:00Z">
              <w:tcPr>
                <w:tcW w:w="1671" w:type="dxa"/>
                <w:vAlign w:val="bottom"/>
              </w:tcPr>
            </w:tcPrChange>
          </w:tcPr>
          <w:p w14:paraId="000001A7"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Unable to verify BVN</w:t>
            </w:r>
          </w:p>
        </w:tc>
        <w:tc>
          <w:tcPr>
            <w:tcW w:w="2671" w:type="dxa"/>
            <w:vAlign w:val="bottom"/>
            <w:tcPrChange w:id="387" w:author="Lawyer" w:date="2026-05-27T18:26:00Z" w16du:dateUtc="2026-05-27T15:26:00Z">
              <w:tcPr>
                <w:tcW w:w="2671" w:type="dxa"/>
                <w:vAlign w:val="bottom"/>
              </w:tcPr>
            </w:tcPrChange>
          </w:tcPr>
          <w:p w14:paraId="000001A8"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1 hr</w:t>
            </w:r>
          </w:p>
        </w:tc>
        <w:tc>
          <w:tcPr>
            <w:tcW w:w="1457" w:type="dxa"/>
            <w:vAlign w:val="bottom"/>
            <w:tcPrChange w:id="388" w:author="Lawyer" w:date="2026-05-27T18:26:00Z" w16du:dateUtc="2026-05-27T15:26:00Z">
              <w:tcPr>
                <w:tcW w:w="1457" w:type="dxa"/>
                <w:vAlign w:val="bottom"/>
              </w:tcPr>
            </w:tcPrChange>
          </w:tcPr>
          <w:p w14:paraId="000001A9"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24 hrs</w:t>
            </w:r>
          </w:p>
        </w:tc>
      </w:tr>
      <w:tr w:rsidR="00B10685" w14:paraId="128986C9" w14:textId="77777777">
        <w:tc>
          <w:tcPr>
            <w:tcW w:w="1560" w:type="dxa"/>
            <w:vMerge/>
            <w:vAlign w:val="bottom"/>
            <w:tcPrChange w:id="389" w:author="Lawyer" w:date="2026-05-27T18:26:00Z" w16du:dateUtc="2026-05-27T15:26:00Z">
              <w:tcPr>
                <w:tcW w:w="1560" w:type="dxa"/>
                <w:vMerge/>
                <w:vAlign w:val="bottom"/>
              </w:tcPr>
            </w:tcPrChange>
          </w:tcPr>
          <w:p w14:paraId="000001AA" w14:textId="77777777" w:rsidR="00B10685" w:rsidRDefault="00B10685">
            <w:pPr>
              <w:widowControl w:val="0"/>
              <w:pBdr>
                <w:top w:val="nil"/>
                <w:left w:val="nil"/>
                <w:bottom w:val="nil"/>
                <w:right w:val="nil"/>
                <w:between w:val="nil"/>
              </w:pBdr>
              <w:spacing w:line="276" w:lineRule="auto"/>
              <w:rPr>
                <w:rFonts w:ascii="Open Sans" w:eastAsia="Open Sans" w:hAnsi="Open Sans" w:cs="Open Sans"/>
              </w:rPr>
            </w:pPr>
          </w:p>
        </w:tc>
        <w:tc>
          <w:tcPr>
            <w:tcW w:w="2003" w:type="dxa"/>
            <w:tcPrChange w:id="390" w:author="Lawyer" w:date="2026-05-27T18:26:00Z" w16du:dateUtc="2026-05-27T15:26:00Z">
              <w:tcPr>
                <w:tcW w:w="2003" w:type="dxa"/>
              </w:tcPr>
            </w:tcPrChange>
          </w:tcPr>
          <w:p w14:paraId="000001AB"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Service Updates</w:t>
            </w:r>
          </w:p>
        </w:tc>
        <w:tc>
          <w:tcPr>
            <w:tcW w:w="1087" w:type="dxa"/>
            <w:vAlign w:val="bottom"/>
            <w:tcPrChange w:id="391" w:author="Lawyer" w:date="2026-05-27T18:26:00Z" w16du:dateUtc="2026-05-27T15:26:00Z">
              <w:tcPr>
                <w:tcW w:w="1087" w:type="dxa"/>
                <w:vAlign w:val="bottom"/>
              </w:tcPr>
            </w:tcPrChange>
          </w:tcPr>
          <w:p w14:paraId="000001AC"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Level 3</w:t>
            </w:r>
          </w:p>
        </w:tc>
        <w:tc>
          <w:tcPr>
            <w:tcW w:w="1671" w:type="dxa"/>
            <w:vAlign w:val="bottom"/>
            <w:tcPrChange w:id="392" w:author="Lawyer" w:date="2026-05-27T18:26:00Z" w16du:dateUtc="2026-05-27T15:26:00Z">
              <w:tcPr>
                <w:tcW w:w="1671" w:type="dxa"/>
                <w:vAlign w:val="bottom"/>
              </w:tcPr>
            </w:tcPrChange>
          </w:tcPr>
          <w:p w14:paraId="000001AD"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Platform Maintenance</w:t>
            </w:r>
          </w:p>
        </w:tc>
        <w:tc>
          <w:tcPr>
            <w:tcW w:w="2671" w:type="dxa"/>
            <w:vAlign w:val="bottom"/>
            <w:tcPrChange w:id="393" w:author="Lawyer" w:date="2026-05-27T18:26:00Z" w16du:dateUtc="2026-05-27T15:26:00Z">
              <w:tcPr>
                <w:tcW w:w="2671" w:type="dxa"/>
                <w:vAlign w:val="bottom"/>
              </w:tcPr>
            </w:tcPrChange>
          </w:tcPr>
          <w:p w14:paraId="000001AE"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24 hrs prior</w:t>
            </w:r>
          </w:p>
        </w:tc>
        <w:tc>
          <w:tcPr>
            <w:tcW w:w="1457" w:type="dxa"/>
            <w:vAlign w:val="bottom"/>
            <w:tcPrChange w:id="394" w:author="Lawyer" w:date="2026-05-27T18:26:00Z" w16du:dateUtc="2026-05-27T15:26:00Z">
              <w:tcPr>
                <w:tcW w:w="1457" w:type="dxa"/>
                <w:vAlign w:val="bottom"/>
              </w:tcPr>
            </w:tcPrChange>
          </w:tcPr>
          <w:p w14:paraId="000001AF" w14:textId="77777777" w:rsidR="00B10685" w:rsidRDefault="00000000">
            <w:pPr>
              <w:rPr>
                <w:rFonts w:ascii="Open Sans" w:eastAsia="Open Sans" w:hAnsi="Open Sans" w:cs="Open Sans"/>
              </w:rPr>
            </w:pPr>
            <w:r>
              <w:rPr>
                <w:rFonts w:ascii="Quattrocento Sans" w:eastAsia="Quattrocento Sans" w:hAnsi="Quattrocento Sans" w:cs="Quattrocento Sans"/>
                <w:sz w:val="21"/>
                <w:szCs w:val="21"/>
              </w:rPr>
              <w:t>72 hrs</w:t>
            </w:r>
          </w:p>
        </w:tc>
      </w:tr>
    </w:tbl>
    <w:p w14:paraId="000001B0" w14:textId="77777777" w:rsidR="00B10685" w:rsidRDefault="00B10685">
      <w:pPr>
        <w:widowControl w:val="0"/>
        <w:pBdr>
          <w:top w:val="nil"/>
          <w:left w:val="nil"/>
          <w:bottom w:val="nil"/>
          <w:right w:val="nil"/>
          <w:between w:val="nil"/>
        </w:pBdr>
        <w:tabs>
          <w:tab w:val="left" w:pos="810"/>
          <w:tab w:val="left" w:pos="900"/>
          <w:tab w:val="left" w:pos="990"/>
        </w:tabs>
        <w:ind w:left="355" w:hanging="355"/>
        <w:jc w:val="both"/>
        <w:rPr>
          <w:rFonts w:ascii="Open Sans" w:eastAsia="Open Sans" w:hAnsi="Open Sans" w:cs="Open Sans"/>
          <w:color w:val="000000"/>
          <w:sz w:val="22"/>
          <w:szCs w:val="22"/>
        </w:rPr>
      </w:pPr>
    </w:p>
    <w:p w14:paraId="000001B1" w14:textId="77777777" w:rsidR="00B10685" w:rsidRDefault="00B10685">
      <w:pPr>
        <w:widowControl w:val="0"/>
        <w:pBdr>
          <w:top w:val="nil"/>
          <w:left w:val="nil"/>
          <w:bottom w:val="nil"/>
          <w:right w:val="nil"/>
          <w:between w:val="nil"/>
        </w:pBdr>
        <w:tabs>
          <w:tab w:val="left" w:pos="810"/>
          <w:tab w:val="left" w:pos="900"/>
          <w:tab w:val="left" w:pos="990"/>
        </w:tabs>
        <w:ind w:left="355" w:hanging="355"/>
        <w:jc w:val="both"/>
        <w:rPr>
          <w:rFonts w:ascii="Open Sans" w:eastAsia="Open Sans" w:hAnsi="Open Sans" w:cs="Open Sans"/>
          <w:color w:val="000000"/>
          <w:sz w:val="22"/>
          <w:szCs w:val="22"/>
        </w:rPr>
      </w:pPr>
    </w:p>
    <w:p w14:paraId="000001B2" w14:textId="77777777" w:rsidR="00B10685" w:rsidRDefault="00000000">
      <w:pPr>
        <w:numPr>
          <w:ilvl w:val="0"/>
          <w:numId w:val="15"/>
        </w:numPr>
        <w:pBdr>
          <w:top w:val="nil"/>
          <w:left w:val="nil"/>
          <w:bottom w:val="nil"/>
          <w:right w:val="nil"/>
          <w:between w:val="nil"/>
        </w:pBdr>
        <w:jc w:val="both"/>
        <w:rPr>
          <w:rFonts w:ascii="Open Sans" w:eastAsia="Open Sans" w:hAnsi="Open Sans" w:cs="Open Sans"/>
          <w:sz w:val="22"/>
          <w:szCs w:val="22"/>
        </w:rPr>
        <w:pPrChange w:id="395" w:author="Lawyer" w:date="2026-05-27T18:26:00Z" w16du:dateUtc="2026-05-27T15:26:00Z">
          <w:pPr>
            <w:numPr>
              <w:numId w:val="39"/>
            </w:numPr>
            <w:pBdr>
              <w:top w:val="nil"/>
              <w:left w:val="nil"/>
              <w:bottom w:val="nil"/>
              <w:right w:val="nil"/>
              <w:between w:val="nil"/>
            </w:pBdr>
            <w:jc w:val="both"/>
          </w:pPr>
        </w:pPrChange>
      </w:pPr>
      <w:r>
        <w:rPr>
          <w:rFonts w:ascii="Open Sans" w:eastAsia="Open Sans" w:hAnsi="Open Sans" w:cs="Open Sans"/>
          <w:b/>
          <w:bCs/>
          <w:color w:val="000000"/>
          <w:sz w:val="22"/>
          <w:szCs w:val="22"/>
          <w:u w:val="single"/>
        </w:rPr>
        <w:t>Hierarchical Escalation</w:t>
      </w:r>
      <w:r>
        <w:rPr>
          <w:rFonts w:ascii="Open Sans" w:eastAsia="Open Sans" w:hAnsi="Open Sans" w:cs="Open Sans"/>
          <w:color w:val="000000"/>
          <w:sz w:val="22"/>
          <w:szCs w:val="22"/>
        </w:rPr>
        <w:t> </w:t>
      </w:r>
    </w:p>
    <w:p w14:paraId="000001B3" w14:textId="77777777" w:rsidR="00B10685" w:rsidRDefault="00000000">
      <w:pPr>
        <w:pBdr>
          <w:top w:val="nil"/>
          <w:left w:val="nil"/>
          <w:bottom w:val="nil"/>
          <w:right w:val="nil"/>
          <w:between w:val="nil"/>
        </w:pBdr>
        <w:spacing w:before="100" w:after="100"/>
        <w:jc w:val="both"/>
        <w:rPr>
          <w:rFonts w:ascii="Open Sans" w:eastAsia="Open Sans" w:hAnsi="Open Sans" w:cs="Open Sans"/>
          <w:color w:val="000000"/>
          <w:sz w:val="22"/>
          <w:szCs w:val="22"/>
        </w:rPr>
      </w:pPr>
      <w:r>
        <w:rPr>
          <w:rFonts w:ascii="Open Sans" w:eastAsia="Open Sans" w:hAnsi="Open Sans" w:cs="Open Sans"/>
          <w:color w:val="000000"/>
          <w:sz w:val="22"/>
          <w:szCs w:val="22"/>
        </w:rPr>
        <w:t>Problems arising from the performance of MAPLERAD’s obligations in this Agreement shall be escalated by THE CLIENT in accordance with the table set out below. </w:t>
      </w:r>
    </w:p>
    <w:tbl>
      <w:tblPr>
        <w:tblStyle w:val="afc"/>
        <w:tblW w:w="8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396" w:author="Lawyer" w:date="2026-05-27T18:26:00Z" w16du:dateUtc="2026-05-27T15:26:00Z">
          <w:tblPr>
            <w:tblW w:w="8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PrChange>
      </w:tblPr>
      <w:tblGrid>
        <w:gridCol w:w="2155"/>
        <w:gridCol w:w="6209"/>
        <w:tblGridChange w:id="397">
          <w:tblGrid>
            <w:gridCol w:w="2155"/>
            <w:gridCol w:w="6209"/>
          </w:tblGrid>
        </w:tblGridChange>
      </w:tblGrid>
      <w:tr w:rsidR="00B10685" w14:paraId="41047F99" w14:textId="77777777">
        <w:trPr>
          <w:trHeight w:val="166"/>
          <w:trPrChange w:id="398" w:author="Lawyer" w:date="2026-05-27T18:26:00Z" w16du:dateUtc="2026-05-27T15:26:00Z">
            <w:trPr>
              <w:trHeight w:val="166"/>
            </w:trPr>
          </w:trPrChange>
        </w:trPr>
        <w:tc>
          <w:tcPr>
            <w:tcW w:w="2155" w:type="dxa"/>
            <w:tcPrChange w:id="399" w:author="Lawyer" w:date="2026-05-27T18:26:00Z" w16du:dateUtc="2026-05-27T15:26:00Z">
              <w:tcPr>
                <w:tcW w:w="2155" w:type="dxa"/>
              </w:tcPr>
            </w:tcPrChange>
          </w:tcPr>
          <w:p w14:paraId="000001B4" w14:textId="77777777" w:rsidR="00B10685" w:rsidRDefault="00000000">
            <w:pPr>
              <w:pBdr>
                <w:top w:val="nil"/>
                <w:left w:val="nil"/>
                <w:bottom w:val="nil"/>
                <w:right w:val="nil"/>
                <w:between w:val="nil"/>
              </w:pBdr>
              <w:spacing w:before="100" w:after="100"/>
              <w:rPr>
                <w:rFonts w:ascii="Open Sans" w:eastAsia="Open Sans" w:hAnsi="Open Sans" w:cs="Open Sans"/>
                <w:color w:val="000000"/>
                <w:sz w:val="22"/>
                <w:szCs w:val="22"/>
              </w:rPr>
            </w:pPr>
            <w:r>
              <w:rPr>
                <w:rFonts w:ascii="Open Sans" w:eastAsia="Open Sans" w:hAnsi="Open Sans" w:cs="Open Sans"/>
                <w:color w:val="000000"/>
                <w:sz w:val="22"/>
                <w:szCs w:val="22"/>
              </w:rPr>
              <w:t>MAPLERAD</w:t>
            </w:r>
          </w:p>
        </w:tc>
        <w:tc>
          <w:tcPr>
            <w:tcW w:w="6209" w:type="dxa"/>
            <w:tcPrChange w:id="400" w:author="Lawyer" w:date="2026-05-27T18:26:00Z" w16du:dateUtc="2026-05-27T15:26:00Z">
              <w:tcPr>
                <w:tcW w:w="6209" w:type="dxa"/>
              </w:tcPr>
            </w:tcPrChange>
          </w:tcPr>
          <w:p w14:paraId="000001B5" w14:textId="77777777" w:rsidR="00B10685" w:rsidRDefault="00000000">
            <w:pPr>
              <w:pBdr>
                <w:top w:val="nil"/>
                <w:left w:val="nil"/>
                <w:bottom w:val="nil"/>
                <w:right w:val="nil"/>
                <w:between w:val="nil"/>
              </w:pBdr>
              <w:spacing w:before="100" w:after="100"/>
              <w:rPr>
                <w:rFonts w:ascii="Open Sans" w:eastAsia="Open Sans" w:hAnsi="Open Sans" w:cs="Open Sans"/>
                <w:color w:val="000000"/>
                <w:sz w:val="22"/>
                <w:szCs w:val="22"/>
              </w:rPr>
            </w:pPr>
            <w:r>
              <w:rPr>
                <w:rFonts w:ascii="Open Sans" w:eastAsia="Open Sans" w:hAnsi="Open Sans" w:cs="Open Sans"/>
                <w:color w:val="000000"/>
                <w:sz w:val="22"/>
                <w:szCs w:val="22"/>
              </w:rPr>
              <w:t> </w:t>
            </w:r>
          </w:p>
        </w:tc>
      </w:tr>
      <w:tr w:rsidR="00B10685" w14:paraId="649FDB5C" w14:textId="77777777">
        <w:trPr>
          <w:trHeight w:val="25"/>
          <w:trPrChange w:id="401" w:author="Lawyer" w:date="2026-05-27T18:26:00Z" w16du:dateUtc="2026-05-27T15:26:00Z">
            <w:trPr>
              <w:trHeight w:val="25"/>
            </w:trPr>
          </w:trPrChange>
        </w:trPr>
        <w:tc>
          <w:tcPr>
            <w:tcW w:w="2155" w:type="dxa"/>
            <w:tcPrChange w:id="402" w:author="Lawyer" w:date="2026-05-27T18:26:00Z" w16du:dateUtc="2026-05-27T15:26:00Z">
              <w:tcPr>
                <w:tcW w:w="2155" w:type="dxa"/>
              </w:tcPr>
            </w:tcPrChange>
          </w:tcPr>
          <w:p w14:paraId="000001B6" w14:textId="77777777" w:rsidR="00B10685" w:rsidRDefault="00000000">
            <w:pPr>
              <w:pBdr>
                <w:top w:val="nil"/>
                <w:left w:val="nil"/>
                <w:bottom w:val="nil"/>
                <w:right w:val="nil"/>
                <w:between w:val="nil"/>
              </w:pBdr>
              <w:spacing w:before="100" w:after="100"/>
              <w:rPr>
                <w:rFonts w:ascii="Open Sans" w:eastAsia="Open Sans" w:hAnsi="Open Sans" w:cs="Open Sans"/>
                <w:color w:val="000000"/>
                <w:sz w:val="22"/>
                <w:szCs w:val="22"/>
              </w:rPr>
            </w:pPr>
            <w:r>
              <w:rPr>
                <w:rFonts w:ascii="Open Sans" w:eastAsia="Open Sans" w:hAnsi="Open Sans" w:cs="Open Sans"/>
                <w:color w:val="000000"/>
                <w:sz w:val="22"/>
                <w:szCs w:val="22"/>
              </w:rPr>
              <w:t>Email</w:t>
            </w:r>
          </w:p>
        </w:tc>
        <w:tc>
          <w:tcPr>
            <w:tcW w:w="6209" w:type="dxa"/>
            <w:tcPrChange w:id="403" w:author="Lawyer" w:date="2026-05-27T18:26:00Z" w16du:dateUtc="2026-05-27T15:26:00Z">
              <w:tcPr>
                <w:tcW w:w="6209" w:type="dxa"/>
              </w:tcPr>
            </w:tcPrChange>
          </w:tcPr>
          <w:p w14:paraId="000001B7" w14:textId="77777777" w:rsidR="00B10685" w:rsidRDefault="00000000">
            <w:pPr>
              <w:spacing w:before="100" w:after="100"/>
              <w:rPr>
                <w:rFonts w:ascii="Open Sans" w:eastAsia="Open Sans" w:hAnsi="Open Sans" w:cs="Open Sans"/>
                <w:sz w:val="22"/>
                <w:szCs w:val="22"/>
              </w:rPr>
            </w:pPr>
            <w:r>
              <w:fldChar w:fldCharType="begin"/>
            </w:r>
            <w:r>
              <w:instrText>HYPERLINK "mailto:founders@sendwirepay.com" \h</w:instrText>
            </w:r>
            <w:r>
              <w:fldChar w:fldCharType="separate"/>
            </w:r>
            <w:r>
              <w:rPr>
                <w:rFonts w:ascii="Open Sans" w:eastAsia="Open Sans" w:hAnsi="Open Sans" w:cs="Open Sans"/>
                <w:color w:val="0000FF"/>
                <w:sz w:val="22"/>
                <w:szCs w:val="22"/>
                <w:u w:val="single"/>
              </w:rPr>
              <w:t>founders@sendwirepay.com</w:t>
            </w:r>
            <w:r>
              <w:fldChar w:fldCharType="end"/>
            </w:r>
          </w:p>
        </w:tc>
      </w:tr>
      <w:tr w:rsidR="00B10685" w14:paraId="63AF3CE6" w14:textId="77777777">
        <w:trPr>
          <w:trHeight w:val="321"/>
          <w:trPrChange w:id="404" w:author="Lawyer" w:date="2026-05-27T18:26:00Z" w16du:dateUtc="2026-05-27T15:26:00Z">
            <w:trPr>
              <w:trHeight w:val="321"/>
            </w:trPr>
          </w:trPrChange>
        </w:trPr>
        <w:tc>
          <w:tcPr>
            <w:tcW w:w="2155" w:type="dxa"/>
            <w:tcPrChange w:id="405" w:author="Lawyer" w:date="2026-05-27T18:26:00Z" w16du:dateUtc="2026-05-27T15:26:00Z">
              <w:tcPr>
                <w:tcW w:w="2155" w:type="dxa"/>
              </w:tcPr>
            </w:tcPrChange>
          </w:tcPr>
          <w:p w14:paraId="000001B8" w14:textId="77777777" w:rsidR="00B10685" w:rsidRDefault="00000000">
            <w:pPr>
              <w:pBdr>
                <w:top w:val="nil"/>
                <w:left w:val="nil"/>
                <w:bottom w:val="nil"/>
                <w:right w:val="nil"/>
                <w:between w:val="nil"/>
              </w:pBdr>
              <w:spacing w:before="100" w:after="100"/>
              <w:rPr>
                <w:rFonts w:ascii="Open Sans" w:eastAsia="Open Sans" w:hAnsi="Open Sans" w:cs="Open Sans"/>
                <w:color w:val="000000"/>
                <w:sz w:val="22"/>
                <w:szCs w:val="22"/>
              </w:rPr>
            </w:pPr>
            <w:r>
              <w:rPr>
                <w:rFonts w:ascii="Open Sans" w:eastAsia="Open Sans" w:hAnsi="Open Sans" w:cs="Open Sans"/>
                <w:color w:val="000000"/>
                <w:sz w:val="22"/>
                <w:szCs w:val="22"/>
              </w:rPr>
              <w:t>Phone Number </w:t>
            </w:r>
          </w:p>
        </w:tc>
        <w:tc>
          <w:tcPr>
            <w:tcW w:w="6209" w:type="dxa"/>
            <w:tcPrChange w:id="406" w:author="Lawyer" w:date="2026-05-27T18:26:00Z" w16du:dateUtc="2026-05-27T15:26:00Z">
              <w:tcPr>
                <w:tcW w:w="6209" w:type="dxa"/>
              </w:tcPr>
            </w:tcPrChange>
          </w:tcPr>
          <w:p w14:paraId="000001B9" w14:textId="77777777" w:rsidR="00B10685" w:rsidRDefault="00000000">
            <w:pPr>
              <w:spacing w:before="100" w:after="100"/>
              <w:ind w:right="45"/>
              <w:rPr>
                <w:rFonts w:ascii="Open Sans" w:eastAsia="Open Sans" w:hAnsi="Open Sans" w:cs="Open Sans"/>
                <w:sz w:val="22"/>
                <w:szCs w:val="22"/>
              </w:rPr>
            </w:pPr>
            <w:r>
              <w:rPr>
                <w:rFonts w:ascii="Open Sans" w:eastAsia="Open Sans" w:hAnsi="Open Sans" w:cs="Open Sans"/>
                <w:color w:val="000000"/>
                <w:sz w:val="22"/>
                <w:szCs w:val="22"/>
              </w:rPr>
              <w:t>2348068120887</w:t>
            </w:r>
          </w:p>
        </w:tc>
      </w:tr>
      <w:tr w:rsidR="00B10685" w14:paraId="54C033A5" w14:textId="77777777">
        <w:trPr>
          <w:trHeight w:val="200"/>
          <w:trPrChange w:id="407" w:author="Lawyer" w:date="2026-05-27T18:26:00Z" w16du:dateUtc="2026-05-27T15:26:00Z">
            <w:trPr>
              <w:trHeight w:val="200"/>
            </w:trPr>
          </w:trPrChange>
        </w:trPr>
        <w:tc>
          <w:tcPr>
            <w:tcW w:w="2155" w:type="dxa"/>
            <w:tcPrChange w:id="408" w:author="Lawyer" w:date="2026-05-27T18:26:00Z" w16du:dateUtc="2026-05-27T15:26:00Z">
              <w:tcPr>
                <w:tcW w:w="2155" w:type="dxa"/>
              </w:tcPr>
            </w:tcPrChange>
          </w:tcPr>
          <w:p w14:paraId="000001BA" w14:textId="77777777" w:rsidR="00B10685" w:rsidRDefault="00000000">
            <w:pPr>
              <w:pBdr>
                <w:top w:val="nil"/>
                <w:left w:val="nil"/>
                <w:bottom w:val="nil"/>
                <w:right w:val="nil"/>
                <w:between w:val="nil"/>
              </w:pBdr>
              <w:spacing w:before="100" w:after="100"/>
              <w:rPr>
                <w:rFonts w:ascii="Open Sans" w:eastAsia="Open Sans" w:hAnsi="Open Sans" w:cs="Open Sans"/>
                <w:color w:val="000000"/>
                <w:sz w:val="22"/>
                <w:szCs w:val="22"/>
              </w:rPr>
            </w:pPr>
            <w:r>
              <w:rPr>
                <w:rFonts w:ascii="Open Sans" w:eastAsia="Open Sans" w:hAnsi="Open Sans" w:cs="Open Sans"/>
                <w:color w:val="000000"/>
                <w:sz w:val="22"/>
                <w:szCs w:val="22"/>
              </w:rPr>
              <w:t>Attention </w:t>
            </w:r>
          </w:p>
        </w:tc>
        <w:tc>
          <w:tcPr>
            <w:tcW w:w="6209" w:type="dxa"/>
            <w:tcPrChange w:id="409" w:author="Lawyer" w:date="2026-05-27T18:26:00Z" w16du:dateUtc="2026-05-27T15:26:00Z">
              <w:tcPr>
                <w:tcW w:w="6209" w:type="dxa"/>
              </w:tcPr>
            </w:tcPrChange>
          </w:tcPr>
          <w:p w14:paraId="000001BB" w14:textId="77777777" w:rsidR="00B10685" w:rsidRDefault="00000000">
            <w:pPr>
              <w:pBdr>
                <w:top w:val="nil"/>
                <w:left w:val="nil"/>
                <w:bottom w:val="nil"/>
                <w:right w:val="nil"/>
                <w:between w:val="nil"/>
              </w:pBdr>
              <w:spacing w:before="100" w:after="100"/>
              <w:ind w:right="45"/>
              <w:rPr>
                <w:rFonts w:ascii="Open Sans" w:eastAsia="Open Sans" w:hAnsi="Open Sans" w:cs="Open Sans"/>
                <w:color w:val="000000"/>
                <w:sz w:val="22"/>
                <w:szCs w:val="22"/>
              </w:rPr>
            </w:pPr>
            <w:r>
              <w:rPr>
                <w:rFonts w:ascii="Open Sans" w:eastAsia="Open Sans" w:hAnsi="Open Sans" w:cs="Open Sans"/>
                <w:color w:val="000000"/>
                <w:sz w:val="22"/>
                <w:szCs w:val="22"/>
              </w:rPr>
              <w:t>Obinna Chukwujioke</w:t>
            </w:r>
          </w:p>
        </w:tc>
      </w:tr>
    </w:tbl>
    <w:p w14:paraId="000001BC" w14:textId="77777777" w:rsidR="00B10685" w:rsidRDefault="00B10685">
      <w:pPr>
        <w:pBdr>
          <w:top w:val="nil"/>
          <w:left w:val="nil"/>
          <w:bottom w:val="nil"/>
          <w:right w:val="nil"/>
          <w:between w:val="nil"/>
        </w:pBdr>
        <w:tabs>
          <w:tab w:val="left" w:pos="810"/>
          <w:tab w:val="left" w:pos="900"/>
          <w:tab w:val="left" w:pos="990"/>
        </w:tabs>
        <w:rPr>
          <w:rFonts w:ascii="Open Sans" w:eastAsia="Open Sans" w:hAnsi="Open Sans" w:cs="Open Sans"/>
          <w:b/>
          <w:bCs/>
          <w:sz w:val="22"/>
          <w:szCs w:val="22"/>
          <w:u w:val="single"/>
        </w:rPr>
      </w:pPr>
    </w:p>
    <w:p w14:paraId="000001BD" w14:textId="77777777" w:rsidR="00B10685" w:rsidRDefault="00B10685">
      <w:pPr>
        <w:pBdr>
          <w:top w:val="nil"/>
          <w:left w:val="nil"/>
          <w:bottom w:val="nil"/>
          <w:right w:val="nil"/>
          <w:between w:val="nil"/>
        </w:pBdr>
        <w:tabs>
          <w:tab w:val="left" w:pos="810"/>
          <w:tab w:val="left" w:pos="900"/>
          <w:tab w:val="left" w:pos="990"/>
        </w:tabs>
        <w:rPr>
          <w:rFonts w:ascii="Open Sans" w:eastAsia="Open Sans" w:hAnsi="Open Sans" w:cs="Open Sans"/>
          <w:b/>
          <w:bCs/>
          <w:sz w:val="22"/>
          <w:szCs w:val="22"/>
          <w:u w:val="single"/>
        </w:rPr>
      </w:pPr>
    </w:p>
    <w:p w14:paraId="000001BE" w14:textId="77777777" w:rsidR="00B10685" w:rsidRDefault="00B10685">
      <w:pPr>
        <w:pBdr>
          <w:top w:val="nil"/>
          <w:left w:val="nil"/>
          <w:bottom w:val="nil"/>
          <w:right w:val="nil"/>
          <w:between w:val="nil"/>
        </w:pBdr>
        <w:tabs>
          <w:tab w:val="left" w:pos="810"/>
          <w:tab w:val="left" w:pos="900"/>
          <w:tab w:val="left" w:pos="990"/>
        </w:tabs>
        <w:jc w:val="center"/>
        <w:rPr>
          <w:rFonts w:ascii="Open Sans" w:eastAsia="Open Sans" w:hAnsi="Open Sans" w:cs="Open Sans"/>
          <w:b/>
          <w:bCs/>
          <w:sz w:val="22"/>
          <w:szCs w:val="22"/>
          <w:u w:val="single"/>
        </w:rPr>
      </w:pPr>
    </w:p>
    <w:p w14:paraId="000001BF" w14:textId="77777777" w:rsidR="00B10685" w:rsidRDefault="00B10685">
      <w:pPr>
        <w:pBdr>
          <w:top w:val="nil"/>
          <w:left w:val="nil"/>
          <w:bottom w:val="nil"/>
          <w:right w:val="nil"/>
          <w:between w:val="nil"/>
        </w:pBdr>
        <w:tabs>
          <w:tab w:val="left" w:pos="810"/>
          <w:tab w:val="left" w:pos="900"/>
          <w:tab w:val="left" w:pos="990"/>
        </w:tabs>
        <w:jc w:val="center"/>
        <w:rPr>
          <w:rFonts w:ascii="Open Sans" w:eastAsia="Open Sans" w:hAnsi="Open Sans" w:cs="Open Sans"/>
          <w:b/>
          <w:bCs/>
          <w:color w:val="000000"/>
          <w:sz w:val="22"/>
          <w:szCs w:val="22"/>
          <w:u w:val="single"/>
        </w:rPr>
      </w:pPr>
    </w:p>
    <w:p w14:paraId="000001C0" w14:textId="77777777" w:rsidR="00B10685" w:rsidRDefault="00000000">
      <w:pPr>
        <w:pBdr>
          <w:top w:val="nil"/>
          <w:left w:val="nil"/>
          <w:bottom w:val="nil"/>
          <w:right w:val="nil"/>
          <w:between w:val="nil"/>
        </w:pBdr>
        <w:tabs>
          <w:tab w:val="left" w:pos="810"/>
          <w:tab w:val="left" w:pos="900"/>
          <w:tab w:val="left" w:pos="990"/>
        </w:tabs>
        <w:jc w:val="center"/>
        <w:rPr>
          <w:rFonts w:ascii="Open Sans" w:eastAsia="Open Sans" w:hAnsi="Open Sans" w:cs="Open Sans"/>
          <w:b/>
          <w:bCs/>
          <w:color w:val="000000"/>
          <w:sz w:val="22"/>
          <w:szCs w:val="22"/>
          <w:u w:val="single"/>
        </w:rPr>
      </w:pPr>
      <w:r>
        <w:rPr>
          <w:rFonts w:ascii="Open Sans" w:eastAsia="Open Sans" w:hAnsi="Open Sans" w:cs="Open Sans"/>
          <w:b/>
          <w:bCs/>
          <w:color w:val="000000"/>
          <w:sz w:val="22"/>
          <w:szCs w:val="22"/>
          <w:u w:val="single"/>
        </w:rPr>
        <w:t>SCHEDULE 2</w:t>
      </w:r>
    </w:p>
    <w:p w14:paraId="000001C1" w14:textId="77777777" w:rsidR="00B10685" w:rsidRDefault="00000000">
      <w:pPr>
        <w:pBdr>
          <w:top w:val="nil"/>
          <w:left w:val="nil"/>
          <w:bottom w:val="nil"/>
          <w:right w:val="nil"/>
          <w:between w:val="nil"/>
        </w:pBdr>
        <w:tabs>
          <w:tab w:val="left" w:pos="810"/>
          <w:tab w:val="left" w:pos="900"/>
          <w:tab w:val="left" w:pos="990"/>
        </w:tabs>
        <w:jc w:val="center"/>
        <w:rPr>
          <w:rFonts w:ascii="Arial" w:eastAsia="Arial" w:hAnsi="Arial" w:cs="Arial"/>
          <w:sz w:val="22"/>
          <w:szCs w:val="22"/>
        </w:rPr>
      </w:pPr>
      <w:r>
        <w:rPr>
          <w:rFonts w:ascii="Open Sans" w:eastAsia="Open Sans" w:hAnsi="Open Sans" w:cs="Open Sans"/>
          <w:b/>
          <w:bCs/>
          <w:color w:val="000000"/>
          <w:sz w:val="22"/>
          <w:szCs w:val="22"/>
          <w:u w:val="single"/>
        </w:rPr>
        <w:t>SERVICE FEES</w:t>
      </w:r>
    </w:p>
    <w:p w14:paraId="000001C2" w14:textId="77777777" w:rsidR="00B10685" w:rsidRDefault="00000000">
      <w:pPr>
        <w:pBdr>
          <w:top w:val="nil"/>
          <w:left w:val="nil"/>
          <w:bottom w:val="nil"/>
          <w:right w:val="nil"/>
          <w:between w:val="nil"/>
        </w:pBdr>
        <w:rPr>
          <w:rFonts w:ascii="Arial" w:eastAsia="Arial" w:hAnsi="Arial" w:cs="Arial"/>
          <w:b/>
          <w:bCs/>
          <w:sz w:val="20"/>
          <w:szCs w:val="20"/>
          <w:u w:val="single"/>
        </w:rPr>
      </w:pPr>
      <w:r>
        <w:rPr>
          <w:rFonts w:ascii="Arial" w:eastAsia="Arial" w:hAnsi="Arial" w:cs="Arial"/>
          <w:b/>
          <w:bCs/>
          <w:sz w:val="22"/>
          <w:szCs w:val="22"/>
          <w:u w:val="single"/>
        </w:rPr>
        <w:br/>
      </w:r>
      <w:r>
        <w:rPr>
          <w:rFonts w:ascii="Arial" w:eastAsia="Arial" w:hAnsi="Arial" w:cs="Arial"/>
          <w:b/>
          <w:bCs/>
          <w:sz w:val="22"/>
          <w:szCs w:val="22"/>
          <w:u w:val="single"/>
        </w:rPr>
        <w:br/>
      </w:r>
      <w:r>
        <w:rPr>
          <w:rFonts w:ascii="Arial" w:eastAsia="Arial" w:hAnsi="Arial" w:cs="Arial"/>
          <w:b/>
          <w:bCs/>
          <w:color w:val="000000"/>
          <w:sz w:val="20"/>
          <w:szCs w:val="20"/>
          <w:u w:val="single"/>
        </w:rPr>
        <w:t>Commercials</w:t>
      </w:r>
    </w:p>
    <w:p w14:paraId="000001C3" w14:textId="77777777" w:rsidR="00B10685" w:rsidRDefault="00B10685">
      <w:pPr>
        <w:spacing w:line="276" w:lineRule="auto"/>
        <w:rPr>
          <w:rFonts w:ascii="Arial" w:eastAsia="Arial" w:hAnsi="Arial" w:cs="Arial"/>
          <w:sz w:val="20"/>
          <w:szCs w:val="20"/>
        </w:rPr>
      </w:pPr>
    </w:p>
    <w:tbl>
      <w:tblPr>
        <w:tblStyle w:val="afd"/>
        <w:tblW w:w="8625" w:type="dxa"/>
        <w:tblBorders>
          <w:top w:val="nil"/>
          <w:left w:val="nil"/>
          <w:bottom w:val="nil"/>
          <w:right w:val="nil"/>
          <w:insideH w:val="nil"/>
          <w:insideV w:val="nil"/>
        </w:tblBorders>
        <w:tblLayout w:type="fixed"/>
        <w:tblLook w:val="0600" w:firstRow="0" w:lastRow="0" w:firstColumn="0" w:lastColumn="0" w:noHBand="1" w:noVBand="1"/>
        <w:tblPrChange w:id="410" w:author="Lawyer" w:date="2026-05-27T18:26:00Z" w16du:dateUtc="2026-05-27T15:26:00Z">
          <w:tblPr>
            <w:tblW w:w="8625" w:type="dxa"/>
            <w:tblBorders>
              <w:top w:val="nil"/>
              <w:left w:val="nil"/>
              <w:bottom w:val="nil"/>
              <w:right w:val="nil"/>
              <w:insideH w:val="nil"/>
              <w:insideV w:val="nil"/>
            </w:tblBorders>
            <w:tblLayout w:type="fixed"/>
            <w:tblLook w:val="0600" w:firstRow="0" w:lastRow="0" w:firstColumn="0" w:lastColumn="0" w:noHBand="1" w:noVBand="1"/>
          </w:tblPr>
        </w:tblPrChange>
      </w:tblPr>
      <w:tblGrid>
        <w:gridCol w:w="2340"/>
        <w:gridCol w:w="2835"/>
        <w:gridCol w:w="3450"/>
        <w:tblGridChange w:id="411">
          <w:tblGrid>
            <w:gridCol w:w="2340"/>
            <w:gridCol w:w="2835"/>
            <w:gridCol w:w="3450"/>
          </w:tblGrid>
        </w:tblGridChange>
      </w:tblGrid>
      <w:tr w:rsidR="00B10685" w14:paraId="6C8A36F3" w14:textId="77777777">
        <w:tc>
          <w:tcPr>
            <w:tcW w:w="8625"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412" w:author="Lawyer" w:date="2026-05-27T18:26:00Z" w16du:dateUtc="2026-05-27T15:26:00Z">
              <w:tcPr>
                <w:tcW w:w="8625"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1C4" w14:textId="77777777" w:rsidR="00B10685" w:rsidRDefault="00000000">
            <w:pPr>
              <w:widowControl w:val="0"/>
              <w:spacing w:line="397" w:lineRule="auto"/>
              <w:jc w:val="center"/>
              <w:rPr>
                <w:rFonts w:ascii="Arial" w:eastAsia="Arial" w:hAnsi="Arial" w:cs="Arial"/>
                <w:b/>
                <w:bCs/>
                <w:sz w:val="20"/>
                <w:szCs w:val="20"/>
              </w:rPr>
            </w:pPr>
            <w:r>
              <w:rPr>
                <w:rFonts w:ascii="Arial" w:eastAsia="Arial" w:hAnsi="Arial" w:cs="Arial"/>
                <w:b/>
                <w:bCs/>
                <w:sz w:val="20"/>
                <w:szCs w:val="20"/>
              </w:rPr>
              <w:t>PAY-IN</w:t>
            </w:r>
          </w:p>
        </w:tc>
      </w:tr>
      <w:tr w:rsidR="00B10685" w14:paraId="0D6B0BB4" w14:textId="77777777">
        <w:trPr>
          <w:trHeight w:val="315"/>
          <w:trPrChange w:id="413"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414"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1C7" w14:textId="77777777" w:rsidR="00B10685" w:rsidRDefault="00000000">
            <w:pPr>
              <w:widowControl w:val="0"/>
              <w:spacing w:line="397" w:lineRule="auto"/>
              <w:rPr>
                <w:rFonts w:ascii="Arial" w:eastAsia="Arial" w:hAnsi="Arial" w:cs="Arial"/>
                <w:b/>
                <w:bCs/>
                <w:sz w:val="20"/>
                <w:szCs w:val="20"/>
              </w:rPr>
            </w:pPr>
            <w:r>
              <w:rPr>
                <w:rFonts w:ascii="Arial" w:eastAsia="Arial" w:hAnsi="Arial" w:cs="Arial"/>
                <w:b/>
                <w:bCs/>
                <w:sz w:val="20"/>
                <w:szCs w:val="20"/>
              </w:rPr>
              <w:t>Currency</w:t>
            </w:r>
          </w:p>
        </w:tc>
        <w:tc>
          <w:tcPr>
            <w:tcW w:w="283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415"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1C8" w14:textId="77777777" w:rsidR="00B10685" w:rsidRDefault="00000000">
            <w:pPr>
              <w:widowControl w:val="0"/>
              <w:spacing w:line="397" w:lineRule="auto"/>
              <w:jc w:val="center"/>
              <w:rPr>
                <w:rFonts w:ascii="Arial" w:eastAsia="Arial" w:hAnsi="Arial" w:cs="Arial"/>
                <w:b/>
                <w:bCs/>
                <w:sz w:val="20"/>
                <w:szCs w:val="20"/>
              </w:rPr>
            </w:pPr>
            <w:r>
              <w:rPr>
                <w:rFonts w:ascii="Arial" w:eastAsia="Arial" w:hAnsi="Arial" w:cs="Arial"/>
                <w:b/>
                <w:bCs/>
                <w:sz w:val="20"/>
                <w:szCs w:val="20"/>
              </w:rPr>
              <w:t>Channels</w:t>
            </w:r>
          </w:p>
        </w:tc>
        <w:tc>
          <w:tcPr>
            <w:tcW w:w="345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416"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1C9" w14:textId="77777777" w:rsidR="00B10685" w:rsidRDefault="00000000">
            <w:pPr>
              <w:widowControl w:val="0"/>
              <w:spacing w:line="397" w:lineRule="auto"/>
              <w:jc w:val="center"/>
              <w:rPr>
                <w:rFonts w:ascii="Arial" w:eastAsia="Arial" w:hAnsi="Arial" w:cs="Arial"/>
                <w:b/>
                <w:bCs/>
                <w:sz w:val="20"/>
                <w:szCs w:val="20"/>
              </w:rPr>
            </w:pPr>
            <w:r>
              <w:rPr>
                <w:rFonts w:ascii="Arial" w:eastAsia="Arial" w:hAnsi="Arial" w:cs="Arial"/>
                <w:b/>
                <w:bCs/>
                <w:sz w:val="20"/>
                <w:szCs w:val="20"/>
              </w:rPr>
              <w:t>Fees</w:t>
            </w:r>
          </w:p>
        </w:tc>
      </w:tr>
      <w:tr w:rsidR="00B10685" w14:paraId="5EACC2F1" w14:textId="77777777">
        <w:trPr>
          <w:trHeight w:val="525"/>
          <w:trPrChange w:id="417" w:author="Lawyer" w:date="2026-05-27T18:26:00Z" w16du:dateUtc="2026-05-27T15:26:00Z">
            <w:trPr>
              <w:trHeight w:val="52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18"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CA"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NGN (Individuals)</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19"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CB"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Bank Transfer</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20"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CC"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0.5% capped at N500</w:t>
            </w:r>
          </w:p>
        </w:tc>
      </w:tr>
      <w:tr w:rsidR="00B10685" w14:paraId="24BF8D7D" w14:textId="77777777">
        <w:trPr>
          <w:trHeight w:val="525"/>
          <w:trPrChange w:id="421" w:author="Lawyer" w:date="2026-05-27T18:26:00Z" w16du:dateUtc="2026-05-27T15:26:00Z">
            <w:trPr>
              <w:trHeight w:val="52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22"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CD"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NGN (Businesses)</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23"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CE"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Bank Transfer</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24"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CF"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1% capped at N500</w:t>
            </w:r>
          </w:p>
        </w:tc>
      </w:tr>
      <w:tr w:rsidR="00B10685" w14:paraId="63A3CA80" w14:textId="77777777">
        <w:trPr>
          <w:trHeight w:val="525"/>
          <w:trPrChange w:id="425" w:author="Lawyer" w:date="2026-05-27T18:26:00Z" w16du:dateUtc="2026-05-27T15:26:00Z">
            <w:trPr>
              <w:trHeight w:val="52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26"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0"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GHS</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27"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1"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Bank Transfer</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28"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2"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3%</w:t>
            </w:r>
          </w:p>
        </w:tc>
      </w:tr>
      <w:tr w:rsidR="00B10685" w14:paraId="1D9C8564" w14:textId="77777777">
        <w:trPr>
          <w:trHeight w:val="315"/>
          <w:trPrChange w:id="429"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0"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3"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 xml:space="preserve">KES </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1"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4"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(Mpesa, Airtel)</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2"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5"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2.5%</w:t>
            </w:r>
          </w:p>
        </w:tc>
      </w:tr>
      <w:tr w:rsidR="00B10685" w14:paraId="18B60E98" w14:textId="77777777">
        <w:trPr>
          <w:trHeight w:val="315"/>
          <w:trPrChange w:id="433"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4"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6"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XAF (Cameroon)</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5"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7"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(MTN, Orange)</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6"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8"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3%</w:t>
            </w:r>
          </w:p>
        </w:tc>
      </w:tr>
      <w:tr w:rsidR="00B10685" w14:paraId="1B5A98B7" w14:textId="77777777">
        <w:trPr>
          <w:trHeight w:val="315"/>
          <w:trPrChange w:id="437"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8"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9"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XOF (Ivory Coast, Benin)</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39"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A"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 xml:space="preserve">Mobile Money (MTN, Orange, </w:t>
            </w:r>
            <w:r>
              <w:rPr>
                <w:rFonts w:ascii="Arial" w:eastAsia="Arial" w:hAnsi="Arial" w:cs="Arial"/>
                <w:sz w:val="20"/>
                <w:szCs w:val="20"/>
              </w:rPr>
              <w:lastRenderedPageBreak/>
              <w:t>Moov)</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40"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B"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lastRenderedPageBreak/>
              <w:t>3%</w:t>
            </w:r>
          </w:p>
        </w:tc>
      </w:tr>
      <w:tr w:rsidR="00B10685" w14:paraId="7DA1607F" w14:textId="77777777">
        <w:trPr>
          <w:trHeight w:val="315"/>
          <w:trPrChange w:id="441"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42"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C"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UGX</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43"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D"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(MTN, Airtel)</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44"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E"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3%</w:t>
            </w:r>
          </w:p>
        </w:tc>
      </w:tr>
      <w:tr w:rsidR="00B10685" w14:paraId="32FFD4EF" w14:textId="77777777">
        <w:trPr>
          <w:trHeight w:val="315"/>
          <w:trPrChange w:id="445"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46"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DF"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TZS</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47"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0" w14:textId="77777777" w:rsidR="00B10685" w:rsidRPr="00BB41E2" w:rsidRDefault="00000000">
            <w:pPr>
              <w:widowControl w:val="0"/>
              <w:spacing w:line="397" w:lineRule="auto"/>
              <w:jc w:val="center"/>
              <w:rPr>
                <w:rFonts w:ascii="Arial" w:eastAsia="Arial" w:hAnsi="Arial" w:cs="Arial"/>
                <w:sz w:val="20"/>
                <w:szCs w:val="20"/>
                <w:lang w:val="pt-PT"/>
              </w:rPr>
            </w:pPr>
            <w:r w:rsidRPr="00BB41E2">
              <w:rPr>
                <w:rFonts w:ascii="Arial" w:eastAsia="Arial" w:hAnsi="Arial" w:cs="Arial"/>
                <w:sz w:val="20"/>
                <w:szCs w:val="20"/>
                <w:lang w:val="pt-PT"/>
              </w:rPr>
              <w:t>Mobile Money (Tigo Pesa, Airtel, HaloPesa)</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48"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1"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2.5%</w:t>
            </w:r>
          </w:p>
        </w:tc>
      </w:tr>
      <w:tr w:rsidR="00B10685" w14:paraId="1B98A4C6" w14:textId="77777777">
        <w:trPr>
          <w:trHeight w:val="315"/>
          <w:trPrChange w:id="449" w:author="Lawyer" w:date="2026-05-27T18:26:00Z" w16du:dateUtc="2026-05-27T15:26:00Z">
            <w:trPr>
              <w:trHeight w:val="315"/>
            </w:trPr>
          </w:trPrChange>
        </w:trPr>
        <w:tc>
          <w:tcPr>
            <w:tcW w:w="8625"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450" w:author="Lawyer" w:date="2026-05-27T18:26:00Z" w16du:dateUtc="2026-05-27T15:26:00Z">
              <w:tcPr>
                <w:tcW w:w="8625"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1E2" w14:textId="77777777" w:rsidR="00B10685" w:rsidRDefault="00000000">
            <w:pPr>
              <w:widowControl w:val="0"/>
              <w:spacing w:line="397" w:lineRule="auto"/>
              <w:jc w:val="center"/>
              <w:rPr>
                <w:rFonts w:ascii="Arial" w:eastAsia="Arial" w:hAnsi="Arial" w:cs="Arial"/>
                <w:b/>
                <w:bCs/>
                <w:sz w:val="20"/>
                <w:szCs w:val="20"/>
              </w:rPr>
            </w:pPr>
            <w:r>
              <w:rPr>
                <w:rFonts w:ascii="Arial" w:eastAsia="Arial" w:hAnsi="Arial" w:cs="Arial"/>
                <w:b/>
                <w:bCs/>
                <w:sz w:val="20"/>
                <w:szCs w:val="20"/>
              </w:rPr>
              <w:t>PAYOUT</w:t>
            </w:r>
          </w:p>
        </w:tc>
      </w:tr>
      <w:tr w:rsidR="00B10685" w14:paraId="49F61280" w14:textId="77777777">
        <w:trPr>
          <w:trHeight w:val="315"/>
          <w:trPrChange w:id="451"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452"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1E5" w14:textId="77777777" w:rsidR="00B10685" w:rsidRDefault="00000000">
            <w:pPr>
              <w:widowControl w:val="0"/>
              <w:spacing w:line="397" w:lineRule="auto"/>
              <w:rPr>
                <w:rFonts w:ascii="Arial" w:eastAsia="Arial" w:hAnsi="Arial" w:cs="Arial"/>
                <w:b/>
                <w:bCs/>
                <w:sz w:val="20"/>
                <w:szCs w:val="20"/>
              </w:rPr>
            </w:pPr>
            <w:r>
              <w:rPr>
                <w:rFonts w:ascii="Arial" w:eastAsia="Arial" w:hAnsi="Arial" w:cs="Arial"/>
                <w:b/>
                <w:bCs/>
                <w:sz w:val="20"/>
                <w:szCs w:val="20"/>
              </w:rPr>
              <w:t>Currency</w:t>
            </w:r>
          </w:p>
        </w:tc>
        <w:tc>
          <w:tcPr>
            <w:tcW w:w="283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453"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1E6" w14:textId="77777777" w:rsidR="00B10685" w:rsidRDefault="00000000">
            <w:pPr>
              <w:widowControl w:val="0"/>
              <w:spacing w:line="397" w:lineRule="auto"/>
              <w:jc w:val="center"/>
              <w:rPr>
                <w:rFonts w:ascii="Arial" w:eastAsia="Arial" w:hAnsi="Arial" w:cs="Arial"/>
                <w:b/>
                <w:bCs/>
                <w:sz w:val="20"/>
                <w:szCs w:val="20"/>
              </w:rPr>
            </w:pPr>
            <w:r>
              <w:rPr>
                <w:rFonts w:ascii="Arial" w:eastAsia="Arial" w:hAnsi="Arial" w:cs="Arial"/>
                <w:b/>
                <w:bCs/>
                <w:sz w:val="20"/>
                <w:szCs w:val="20"/>
              </w:rPr>
              <w:t>Channels</w:t>
            </w:r>
          </w:p>
        </w:tc>
        <w:tc>
          <w:tcPr>
            <w:tcW w:w="345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454"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1E7" w14:textId="77777777" w:rsidR="00B10685" w:rsidRDefault="00000000">
            <w:pPr>
              <w:widowControl w:val="0"/>
              <w:spacing w:line="397" w:lineRule="auto"/>
              <w:jc w:val="center"/>
              <w:rPr>
                <w:rFonts w:ascii="Arial" w:eastAsia="Arial" w:hAnsi="Arial" w:cs="Arial"/>
                <w:b/>
                <w:bCs/>
                <w:sz w:val="20"/>
                <w:szCs w:val="20"/>
              </w:rPr>
            </w:pPr>
            <w:r>
              <w:rPr>
                <w:rFonts w:ascii="Arial" w:eastAsia="Arial" w:hAnsi="Arial" w:cs="Arial"/>
                <w:b/>
                <w:bCs/>
                <w:sz w:val="20"/>
                <w:szCs w:val="20"/>
              </w:rPr>
              <w:t>Fees</w:t>
            </w:r>
          </w:p>
        </w:tc>
      </w:tr>
      <w:tr w:rsidR="00B10685" w14:paraId="003098C9" w14:textId="77777777">
        <w:trPr>
          <w:trHeight w:val="315"/>
          <w:trPrChange w:id="455"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56"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8"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NGN</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57"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9"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NIP</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58"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A"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₦20</w:t>
            </w:r>
          </w:p>
        </w:tc>
      </w:tr>
      <w:tr w:rsidR="00B10685" w14:paraId="63621A27" w14:textId="77777777">
        <w:trPr>
          <w:trHeight w:val="315"/>
          <w:trPrChange w:id="459"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0"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B"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GHS</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1"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C"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Bank Transfer</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2"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D"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3% (min.15 GHS)</w:t>
            </w:r>
          </w:p>
        </w:tc>
      </w:tr>
      <w:tr w:rsidR="00B10685" w14:paraId="459240C8" w14:textId="77777777">
        <w:trPr>
          <w:trHeight w:val="315"/>
          <w:trPrChange w:id="463"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4"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E"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KES</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5"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EF"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(Mpesa, Airtel)</w:t>
            </w:r>
          </w:p>
          <w:p w14:paraId="000001F0"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Bank Transfer</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6"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1"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2.5% (min. 100 KES)</w:t>
            </w:r>
          </w:p>
        </w:tc>
      </w:tr>
      <w:tr w:rsidR="00B10685" w14:paraId="16CC0F20" w14:textId="77777777">
        <w:trPr>
          <w:trHeight w:val="315"/>
          <w:trPrChange w:id="467"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8"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2"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XAF (Cameroon)</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69"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3"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(MTN, Orange)</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70"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4"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3%</w:t>
            </w:r>
          </w:p>
        </w:tc>
      </w:tr>
      <w:tr w:rsidR="00B10685" w14:paraId="2D6D09A1" w14:textId="77777777">
        <w:trPr>
          <w:trHeight w:val="315"/>
          <w:trPrChange w:id="471"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72"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5"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XOF (Ivory Coast, Benin)</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73"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6"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(MTN, Orange, Moov)</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74"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7"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3%</w:t>
            </w:r>
          </w:p>
        </w:tc>
      </w:tr>
      <w:tr w:rsidR="00B10685" w14:paraId="4B173882" w14:textId="77777777">
        <w:trPr>
          <w:trHeight w:val="315"/>
          <w:trPrChange w:id="475"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76"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8"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UGX</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77"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9"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Mobile Money (MTN, Airtel)</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78"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A"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2.5%</w:t>
            </w:r>
          </w:p>
        </w:tc>
      </w:tr>
      <w:tr w:rsidR="00B10685" w14:paraId="54DFB6F5" w14:textId="77777777">
        <w:trPr>
          <w:trHeight w:val="315"/>
          <w:trPrChange w:id="479" w:author="Lawyer" w:date="2026-05-27T18:26:00Z" w16du:dateUtc="2026-05-27T15:26:00Z">
            <w:trPr>
              <w:trHeight w:val="315"/>
            </w:trPr>
          </w:trPrChange>
        </w:trPr>
        <w:tc>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80" w:author="Lawyer" w:date="2026-05-27T18:26:00Z" w16du:dateUtc="2026-05-27T15:26:00Z">
              <w:tcPr>
                <w:tcW w:w="2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B" w14:textId="77777777" w:rsidR="00B10685" w:rsidRDefault="00000000">
            <w:pPr>
              <w:widowControl w:val="0"/>
              <w:spacing w:line="397" w:lineRule="auto"/>
              <w:rPr>
                <w:rFonts w:ascii="Arial" w:eastAsia="Arial" w:hAnsi="Arial" w:cs="Arial"/>
                <w:sz w:val="20"/>
                <w:szCs w:val="20"/>
              </w:rPr>
            </w:pPr>
            <w:r>
              <w:rPr>
                <w:rFonts w:ascii="Arial" w:eastAsia="Arial" w:hAnsi="Arial" w:cs="Arial"/>
                <w:sz w:val="20"/>
                <w:szCs w:val="20"/>
              </w:rPr>
              <w:t>TZS</w:t>
            </w:r>
          </w:p>
        </w:tc>
        <w:tc>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81" w:author="Lawyer" w:date="2026-05-27T18:26:00Z" w16du:dateUtc="2026-05-27T15:26:00Z">
              <w:tcPr>
                <w:tcW w:w="2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C" w14:textId="77777777" w:rsidR="00B10685" w:rsidRPr="00BB41E2" w:rsidRDefault="00000000">
            <w:pPr>
              <w:widowControl w:val="0"/>
              <w:spacing w:line="397" w:lineRule="auto"/>
              <w:jc w:val="center"/>
              <w:rPr>
                <w:rFonts w:ascii="Arial" w:eastAsia="Arial" w:hAnsi="Arial" w:cs="Arial"/>
                <w:sz w:val="20"/>
                <w:szCs w:val="20"/>
                <w:lang w:val="pt-PT"/>
              </w:rPr>
            </w:pPr>
            <w:r w:rsidRPr="00BB41E2">
              <w:rPr>
                <w:rFonts w:ascii="Arial" w:eastAsia="Arial" w:hAnsi="Arial" w:cs="Arial"/>
                <w:sz w:val="20"/>
                <w:szCs w:val="20"/>
                <w:lang w:val="pt-PT"/>
              </w:rPr>
              <w:t>Mobile Money (Tigo Pesa, Airtel, HaloPesa)</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482"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1FD" w14:textId="77777777" w:rsidR="00B10685" w:rsidRDefault="00000000">
            <w:pPr>
              <w:widowControl w:val="0"/>
              <w:spacing w:line="397" w:lineRule="auto"/>
              <w:jc w:val="center"/>
              <w:rPr>
                <w:rFonts w:ascii="Arial" w:eastAsia="Arial" w:hAnsi="Arial" w:cs="Arial"/>
                <w:sz w:val="20"/>
                <w:szCs w:val="20"/>
              </w:rPr>
            </w:pPr>
            <w:r>
              <w:rPr>
                <w:rFonts w:ascii="Arial" w:eastAsia="Arial" w:hAnsi="Arial" w:cs="Arial"/>
                <w:sz w:val="20"/>
                <w:szCs w:val="20"/>
              </w:rPr>
              <w:t>2.5% (min. 1200)</w:t>
            </w:r>
          </w:p>
        </w:tc>
      </w:tr>
      <w:tr w:rsidR="00B10685" w14:paraId="257AA5C7" w14:textId="77777777">
        <w:trPr>
          <w:trHeight w:val="315"/>
          <w:trPrChange w:id="483" w:author="Lawyer" w:date="2026-05-27T18:26:00Z" w16du:dateUtc="2026-05-27T15:26:00Z">
            <w:trPr>
              <w:trHeight w:val="315"/>
            </w:trPr>
          </w:trPrChange>
        </w:trPr>
        <w:tc>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484" w:author="Lawyer" w:date="2026-05-27T18:26:00Z" w16du:dateUtc="2026-05-27T15:26:00Z">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1FE"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VIRTUAL CARD (USD)</w:t>
            </w:r>
          </w:p>
        </w:tc>
      </w:tr>
      <w:tr w:rsidR="00B10685" w14:paraId="6D3695C9" w14:textId="77777777">
        <w:trPr>
          <w:trHeight w:val="315"/>
          <w:trPrChange w:id="485"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486"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01" w14:textId="77777777" w:rsidR="00B10685" w:rsidRDefault="00000000">
            <w:pPr>
              <w:widowControl w:val="0"/>
              <w:spacing w:line="276" w:lineRule="auto"/>
              <w:rPr>
                <w:rFonts w:ascii="Arial" w:eastAsia="Arial" w:hAnsi="Arial" w:cs="Arial"/>
                <w:sz w:val="20"/>
                <w:szCs w:val="20"/>
              </w:rPr>
            </w:pPr>
            <w:r>
              <w:rPr>
                <w:rFonts w:ascii="Arial" w:eastAsia="Arial" w:hAnsi="Arial" w:cs="Arial"/>
                <w:b/>
                <w:bCs/>
                <w:sz w:val="20"/>
                <w:szCs w:val="20"/>
              </w:rPr>
              <w:t>Description</w:t>
            </w:r>
          </w:p>
        </w:tc>
        <w:tc>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Change w:id="487"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03"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Fees</w:t>
            </w:r>
          </w:p>
        </w:tc>
      </w:tr>
      <w:tr w:rsidR="00B10685" w14:paraId="621D3FB2" w14:textId="77777777">
        <w:trPr>
          <w:trHeight w:val="315"/>
          <w:trPrChange w:id="488"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489"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04"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Issuance</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490"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06"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$2</w:t>
            </w:r>
          </w:p>
        </w:tc>
      </w:tr>
      <w:tr w:rsidR="00B10685" w14:paraId="17217D49" w14:textId="77777777">
        <w:trPr>
          <w:trHeight w:val="390"/>
          <w:trPrChange w:id="491" w:author="Lawyer" w:date="2026-05-27T18:26:00Z" w16du:dateUtc="2026-05-27T15:26:00Z">
            <w:trPr>
              <w:trHeight w:val="390"/>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492"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07"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funding</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493"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09"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highlight w:val="white"/>
              </w:rPr>
              <w:t>$1 (less than $100);             2% (greater than $100)</w:t>
            </w:r>
          </w:p>
        </w:tc>
      </w:tr>
      <w:tr w:rsidR="00B10685" w14:paraId="7AD02964" w14:textId="77777777">
        <w:trPr>
          <w:trHeight w:val="315"/>
          <w:trPrChange w:id="494"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495"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0A"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withdrawal</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496"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0C"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$1</w:t>
            </w:r>
          </w:p>
        </w:tc>
      </w:tr>
      <w:tr w:rsidR="00B10685" w14:paraId="1ED0D34C" w14:textId="77777777">
        <w:trPr>
          <w:trHeight w:val="315"/>
          <w:trPrChange w:id="497"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498"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0D"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transaction/spend</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499"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0F"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$0</w:t>
            </w:r>
          </w:p>
        </w:tc>
      </w:tr>
      <w:tr w:rsidR="00B10685" w14:paraId="4C46C8B9" w14:textId="77777777">
        <w:trPr>
          <w:trHeight w:val="315"/>
          <w:trPrChange w:id="500"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01"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10"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maintenance (monthly)</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02"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12"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$0</w:t>
            </w:r>
          </w:p>
        </w:tc>
      </w:tr>
      <w:tr w:rsidR="00B10685" w14:paraId="528F514D" w14:textId="77777777">
        <w:trPr>
          <w:trHeight w:val="360"/>
          <w:trPrChange w:id="503" w:author="Lawyer" w:date="2026-05-27T18:26:00Z" w16du:dateUtc="2026-05-27T15:26:00Z">
            <w:trPr>
              <w:trHeight w:val="360"/>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04"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13"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Cross currency/border transactions</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05"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15"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2.5% + $0.50</w:t>
            </w:r>
          </w:p>
        </w:tc>
      </w:tr>
      <w:tr w:rsidR="00B10685" w14:paraId="5F2EC69F" w14:textId="77777777">
        <w:trPr>
          <w:trHeight w:val="315"/>
          <w:trPrChange w:id="506"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07"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16"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Chargeback</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08"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18"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$45</w:t>
            </w:r>
          </w:p>
        </w:tc>
      </w:tr>
      <w:tr w:rsidR="00B10685" w14:paraId="20869ED3" w14:textId="77777777">
        <w:trPr>
          <w:trHeight w:val="330"/>
          <w:trPrChange w:id="509" w:author="Lawyer" w:date="2026-05-27T18:26:00Z" w16du:dateUtc="2026-05-27T15:26:00Z">
            <w:trPr>
              <w:trHeight w:val="330"/>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10"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19"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Decline and Unsettled transactions</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11"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1B"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$0.5</w:t>
            </w:r>
          </w:p>
        </w:tc>
      </w:tr>
      <w:tr w:rsidR="00B10685" w14:paraId="6787CF0E" w14:textId="77777777">
        <w:trPr>
          <w:trHeight w:val="315"/>
          <w:trPrChange w:id="512" w:author="Lawyer" w:date="2026-05-27T18:26:00Z" w16du:dateUtc="2026-05-27T15:26:00Z">
            <w:trPr>
              <w:trHeight w:val="315"/>
            </w:trPr>
          </w:trPrChange>
        </w:trPr>
        <w:tc>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513" w:author="Lawyer" w:date="2026-05-27T18:26:00Z" w16du:dateUtc="2026-05-27T15:26:00Z">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21C" w14:textId="77777777" w:rsidR="00B10685"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USD WALLET FUNDING</w:t>
            </w:r>
          </w:p>
        </w:tc>
      </w:tr>
      <w:tr w:rsidR="00B10685" w14:paraId="601F3416" w14:textId="77777777">
        <w:trPr>
          <w:trHeight w:val="400"/>
          <w:trPrChange w:id="514" w:author="Lawyer" w:date="2026-05-27T18:26:00Z" w16du:dateUtc="2026-05-27T15:26:00Z">
            <w:trPr>
              <w:trHeight w:val="400"/>
            </w:trPr>
          </w:trPrChange>
        </w:trPr>
        <w:tc>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515"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1F" w14:textId="77777777" w:rsidR="00B10685" w:rsidRDefault="00000000">
            <w:pPr>
              <w:widowControl w:val="0"/>
              <w:spacing w:line="276" w:lineRule="auto"/>
              <w:rPr>
                <w:rFonts w:ascii="Arial" w:eastAsia="Arial" w:hAnsi="Arial" w:cs="Arial"/>
                <w:sz w:val="20"/>
                <w:szCs w:val="20"/>
              </w:rPr>
            </w:pPr>
            <w:r>
              <w:rPr>
                <w:rFonts w:ascii="Arial" w:eastAsia="Arial" w:hAnsi="Arial" w:cs="Arial"/>
                <w:b/>
                <w:bCs/>
                <w:sz w:val="20"/>
                <w:szCs w:val="20"/>
              </w:rPr>
              <w:t>Description</w:t>
            </w:r>
          </w:p>
        </w:tc>
        <w:tc>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Change w:id="516"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21"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Fees</w:t>
            </w:r>
          </w:p>
        </w:tc>
      </w:tr>
      <w:tr w:rsidR="00B10685" w14:paraId="281E0E54" w14:textId="77777777">
        <w:trPr>
          <w:trHeight w:val="400"/>
          <w:trPrChange w:id="517" w:author="Lawyer" w:date="2026-05-27T18:26:00Z" w16du:dateUtc="2026-05-27T15:26:00Z">
            <w:trPr>
              <w:trHeight w:val="400"/>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18"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22" w14:textId="77777777" w:rsidR="00B10685" w:rsidRDefault="00000000">
            <w:pPr>
              <w:widowControl w:val="0"/>
              <w:spacing w:line="276" w:lineRule="auto"/>
              <w:rPr>
                <w:rFonts w:ascii="Arial" w:eastAsia="Arial" w:hAnsi="Arial" w:cs="Arial"/>
                <w:b/>
                <w:bCs/>
                <w:sz w:val="20"/>
                <w:szCs w:val="20"/>
              </w:rPr>
            </w:pPr>
            <w:r>
              <w:rPr>
                <w:rFonts w:ascii="Arial" w:eastAsia="Arial" w:hAnsi="Arial" w:cs="Arial"/>
                <w:b/>
                <w:bCs/>
                <w:sz w:val="20"/>
                <w:szCs w:val="20"/>
              </w:rPr>
              <w:lastRenderedPageBreak/>
              <w:t>Direct USD Deposit (deposit/transfer to a US bank account)</w:t>
            </w:r>
          </w:p>
          <w:p w14:paraId="00000223" w14:textId="77777777" w:rsidR="00B10685" w:rsidRDefault="00000000">
            <w:pPr>
              <w:widowControl w:val="0"/>
              <w:spacing w:line="276" w:lineRule="auto"/>
              <w:rPr>
                <w:rFonts w:ascii="Arial" w:eastAsia="Arial" w:hAnsi="Arial" w:cs="Arial"/>
                <w:b/>
                <w:bCs/>
                <w:sz w:val="20"/>
                <w:szCs w:val="20"/>
              </w:rPr>
            </w:pPr>
            <w:r>
              <w:rPr>
                <w:rFonts w:ascii="Arial" w:eastAsia="Arial" w:hAnsi="Arial" w:cs="Arial"/>
                <w:b/>
                <w:bCs/>
                <w:sz w:val="20"/>
                <w:szCs w:val="20"/>
              </w:rPr>
              <w:t>Naira Conversion</w:t>
            </w:r>
          </w:p>
        </w:tc>
        <w:tc>
          <w:tcPr>
            <w:tcW w:w="3450" w:type="dxa"/>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Change w:id="519" w:author="Lawyer" w:date="2026-05-27T18:26:00Z" w16du:dateUtc="2026-05-27T15:26:00Z">
              <w:tcPr>
                <w:tcW w:w="3450" w:type="dxa"/>
                <w:tcBorders>
                  <w:top w:val="single" w:sz="6" w:space="0" w:color="CCCCCC"/>
                  <w:left w:val="single" w:sz="6" w:space="0" w:color="000000"/>
                  <w:bottom w:val="single" w:sz="6" w:space="0" w:color="000000"/>
                  <w:right w:val="single" w:sz="6" w:space="0" w:color="000000"/>
                </w:tcBorders>
                <w:tcMar>
                  <w:top w:w="100" w:type="dxa"/>
                  <w:left w:w="100" w:type="dxa"/>
                  <w:bottom w:w="100" w:type="dxa"/>
                  <w:right w:w="100" w:type="dxa"/>
                </w:tcMar>
              </w:tcPr>
            </w:tcPrChange>
          </w:tcPr>
          <w:p w14:paraId="00000225"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3% of transaction amount below $25,000</w:t>
            </w:r>
          </w:p>
          <w:p w14:paraId="00000226"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1.5% (&gt;$25,000)</w:t>
            </w:r>
            <w:r>
              <w:rPr>
                <w:rFonts w:ascii="Arial" w:eastAsia="Arial" w:hAnsi="Arial" w:cs="Arial"/>
                <w:sz w:val="20"/>
                <w:szCs w:val="20"/>
              </w:rPr>
              <w:br/>
            </w:r>
          </w:p>
          <w:p w14:paraId="00000227"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Subject to current FX rate</w:t>
            </w:r>
          </w:p>
        </w:tc>
      </w:tr>
      <w:tr w:rsidR="00B10685" w14:paraId="24187A4B" w14:textId="77777777">
        <w:trPr>
          <w:trHeight w:val="315"/>
          <w:trPrChange w:id="520" w:author="Lawyer" w:date="2026-05-27T18:26:00Z" w16du:dateUtc="2026-05-27T15:26:00Z">
            <w:trPr>
              <w:trHeight w:val="315"/>
            </w:trPr>
          </w:trPrChange>
        </w:trPr>
        <w:tc>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521" w:author="Lawyer" w:date="2026-05-27T18:26:00Z" w16du:dateUtc="2026-05-27T15:26:00Z">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228"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FX CONVERSION</w:t>
            </w:r>
          </w:p>
        </w:tc>
      </w:tr>
      <w:tr w:rsidR="00B10685" w14:paraId="5A18578D" w14:textId="77777777">
        <w:trPr>
          <w:trHeight w:val="315"/>
          <w:trPrChange w:id="522"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523"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2B" w14:textId="77777777" w:rsidR="00B10685" w:rsidRDefault="00000000">
            <w:pPr>
              <w:widowControl w:val="0"/>
              <w:spacing w:line="276" w:lineRule="auto"/>
              <w:rPr>
                <w:rFonts w:ascii="Arial" w:eastAsia="Arial" w:hAnsi="Arial" w:cs="Arial"/>
                <w:sz w:val="20"/>
                <w:szCs w:val="20"/>
              </w:rPr>
            </w:pPr>
            <w:r>
              <w:rPr>
                <w:rFonts w:ascii="Arial" w:eastAsia="Arial" w:hAnsi="Arial" w:cs="Arial"/>
                <w:b/>
                <w:bCs/>
                <w:sz w:val="20"/>
                <w:szCs w:val="20"/>
              </w:rPr>
              <w:t>Description</w:t>
            </w:r>
          </w:p>
        </w:tc>
        <w:tc>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Change w:id="524"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2D"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Fees</w:t>
            </w:r>
          </w:p>
        </w:tc>
      </w:tr>
      <w:tr w:rsidR="00B10685" w14:paraId="72E3A0EC" w14:textId="77777777">
        <w:trPr>
          <w:trHeight w:val="315"/>
          <w:trPrChange w:id="525"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26"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2E"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Currency Conversion</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27"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30"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Subject to current FX rate</w:t>
            </w:r>
          </w:p>
        </w:tc>
      </w:tr>
      <w:tr w:rsidR="00B10685" w14:paraId="21A182BC" w14:textId="77777777">
        <w:trPr>
          <w:trHeight w:val="315"/>
          <w:trPrChange w:id="528" w:author="Lawyer" w:date="2026-05-27T18:26:00Z" w16du:dateUtc="2026-05-27T15:26:00Z">
            <w:trPr>
              <w:trHeight w:val="315"/>
            </w:trPr>
          </w:trPrChange>
        </w:trPr>
        <w:tc>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529" w:author="Lawyer" w:date="2026-05-27T18:26:00Z" w16du:dateUtc="2026-05-27T15:26:00Z">
              <w:tcPr>
                <w:tcW w:w="862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231"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BVN VERIFICATION</w:t>
            </w:r>
          </w:p>
        </w:tc>
      </w:tr>
      <w:tr w:rsidR="00B10685" w14:paraId="4C2129A8" w14:textId="77777777">
        <w:trPr>
          <w:trHeight w:val="315"/>
          <w:trPrChange w:id="530"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531"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34" w14:textId="77777777" w:rsidR="00B10685" w:rsidRDefault="00000000">
            <w:pPr>
              <w:widowControl w:val="0"/>
              <w:spacing w:line="276" w:lineRule="auto"/>
              <w:rPr>
                <w:rFonts w:ascii="Arial" w:eastAsia="Arial" w:hAnsi="Arial" w:cs="Arial"/>
                <w:sz w:val="20"/>
                <w:szCs w:val="20"/>
              </w:rPr>
            </w:pPr>
            <w:r>
              <w:rPr>
                <w:rFonts w:ascii="Arial" w:eastAsia="Arial" w:hAnsi="Arial" w:cs="Arial"/>
                <w:b/>
                <w:bCs/>
                <w:sz w:val="20"/>
                <w:szCs w:val="20"/>
              </w:rPr>
              <w:t>Description</w:t>
            </w:r>
          </w:p>
        </w:tc>
        <w:tc>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Change w:id="532"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36"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Fees</w:t>
            </w:r>
          </w:p>
        </w:tc>
      </w:tr>
      <w:tr w:rsidR="00B10685" w14:paraId="2F47F730" w14:textId="77777777">
        <w:trPr>
          <w:trHeight w:val="315"/>
          <w:trPrChange w:id="533" w:author="Lawyer" w:date="2026-05-27T18:26:00Z" w16du:dateUtc="2026-05-27T15:26:00Z">
            <w:trPr>
              <w:trHeight w:val="315"/>
            </w:trPr>
          </w:trPrChange>
        </w:trPr>
        <w:tc>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34" w:author="Lawyer" w:date="2026-05-27T18:26:00Z" w16du:dateUtc="2026-05-27T15:26:00Z">
              <w:tcPr>
                <w:tcW w:w="5175" w:type="dxa"/>
                <w:gridSpan w:val="2"/>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37"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API Call/ Check</w:t>
            </w:r>
          </w:p>
        </w:tc>
        <w:tc>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35" w:author="Lawyer" w:date="2026-05-27T18:26:00Z" w16du:dateUtc="2026-05-27T15:26:00Z">
              <w:tcPr>
                <w:tcW w:w="3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39"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₦75</w:t>
            </w:r>
          </w:p>
        </w:tc>
      </w:tr>
      <w:tr w:rsidR="00B10685" w14:paraId="76E2A827" w14:textId="77777777">
        <w:trPr>
          <w:trHeight w:val="315"/>
          <w:trPrChange w:id="536" w:author="Lawyer" w:date="2026-05-27T18:26:00Z" w16du:dateUtc="2026-05-27T15:26:00Z">
            <w:trPr>
              <w:trHeight w:val="315"/>
            </w:trPr>
          </w:trPrChange>
        </w:trPr>
        <w:tc>
          <w:tcPr>
            <w:tcW w:w="8625"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537" w:author="Lawyer" w:date="2026-05-27T18:26:00Z" w16du:dateUtc="2026-05-27T15:26:00Z">
              <w:tcPr>
                <w:tcW w:w="8625"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23A" w14:textId="77777777" w:rsidR="00B10685" w:rsidRDefault="00000000">
            <w:pPr>
              <w:widowControl w:val="0"/>
              <w:spacing w:line="331" w:lineRule="auto"/>
              <w:jc w:val="center"/>
              <w:rPr>
                <w:rFonts w:ascii="Arial" w:eastAsia="Arial" w:hAnsi="Arial" w:cs="Arial"/>
                <w:b/>
                <w:bCs/>
                <w:sz w:val="20"/>
                <w:szCs w:val="20"/>
              </w:rPr>
            </w:pPr>
            <w:r>
              <w:rPr>
                <w:rFonts w:ascii="Arial" w:eastAsia="Arial" w:hAnsi="Arial" w:cs="Arial"/>
                <w:b/>
                <w:bCs/>
                <w:sz w:val="20"/>
                <w:szCs w:val="20"/>
              </w:rPr>
              <w:t>Stablecoins</w:t>
            </w:r>
          </w:p>
        </w:tc>
      </w:tr>
      <w:tr w:rsidR="00B10685" w14:paraId="7059D774" w14:textId="77777777">
        <w:trPr>
          <w:trHeight w:val="315"/>
          <w:trPrChange w:id="538" w:author="Lawyer" w:date="2026-05-27T18:26:00Z" w16du:dateUtc="2026-05-27T15:26:00Z">
            <w:trPr>
              <w:trHeight w:val="315"/>
            </w:trPr>
          </w:trPrChange>
        </w:trPr>
        <w:tc>
          <w:tcPr>
            <w:tcW w:w="5175" w:type="dxa"/>
            <w:gridSpan w:val="2"/>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539" w:author="Lawyer" w:date="2026-05-27T18:26:00Z" w16du:dateUtc="2026-05-27T15:26:00Z">
              <w:tcPr>
                <w:tcW w:w="5175" w:type="dxa"/>
                <w:gridSpan w:val="2"/>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3D" w14:textId="77777777" w:rsidR="00B10685" w:rsidRDefault="00000000">
            <w:pPr>
              <w:widowControl w:val="0"/>
              <w:spacing w:line="331" w:lineRule="auto"/>
              <w:rPr>
                <w:rFonts w:ascii="Arial" w:eastAsia="Arial" w:hAnsi="Arial" w:cs="Arial"/>
                <w:b/>
                <w:bCs/>
                <w:sz w:val="20"/>
                <w:szCs w:val="20"/>
              </w:rPr>
            </w:pPr>
            <w:r>
              <w:rPr>
                <w:rFonts w:ascii="Arial" w:eastAsia="Arial" w:hAnsi="Arial" w:cs="Arial"/>
                <w:b/>
                <w:bCs/>
                <w:sz w:val="20"/>
                <w:szCs w:val="20"/>
              </w:rPr>
              <w:t>Description</w:t>
            </w:r>
          </w:p>
        </w:tc>
        <w:tc>
          <w:tcPr>
            <w:tcW w:w="345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540"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3F" w14:textId="77777777" w:rsidR="00B10685" w:rsidRDefault="00000000">
            <w:pPr>
              <w:widowControl w:val="0"/>
              <w:spacing w:line="331" w:lineRule="auto"/>
              <w:jc w:val="center"/>
              <w:rPr>
                <w:rFonts w:ascii="Arial" w:eastAsia="Arial" w:hAnsi="Arial" w:cs="Arial"/>
                <w:b/>
                <w:bCs/>
                <w:sz w:val="20"/>
                <w:szCs w:val="20"/>
              </w:rPr>
            </w:pPr>
            <w:r>
              <w:rPr>
                <w:rFonts w:ascii="Arial" w:eastAsia="Arial" w:hAnsi="Arial" w:cs="Arial"/>
                <w:b/>
                <w:bCs/>
                <w:sz w:val="20"/>
                <w:szCs w:val="20"/>
              </w:rPr>
              <w:t>Fees</w:t>
            </w:r>
          </w:p>
        </w:tc>
      </w:tr>
      <w:tr w:rsidR="00B10685" w14:paraId="41AB5D93" w14:textId="77777777">
        <w:trPr>
          <w:trHeight w:val="315"/>
          <w:trPrChange w:id="541" w:author="Lawyer" w:date="2026-05-27T18:26:00Z" w16du:dateUtc="2026-05-27T15:26:00Z">
            <w:trPr>
              <w:trHeight w:val="315"/>
            </w:trPr>
          </w:trPrChange>
        </w:trPr>
        <w:tc>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42" w:author="Lawyer" w:date="2026-05-27T18:26:00Z" w16du:dateUtc="2026-05-27T15:26:00Z">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0" w14:textId="77777777" w:rsidR="00B10685" w:rsidRDefault="00000000">
            <w:pPr>
              <w:widowControl w:val="0"/>
              <w:spacing w:line="331" w:lineRule="auto"/>
              <w:rPr>
                <w:rFonts w:ascii="Arial" w:eastAsia="Arial" w:hAnsi="Arial" w:cs="Arial"/>
                <w:sz w:val="20"/>
                <w:szCs w:val="20"/>
              </w:rPr>
            </w:pPr>
            <w:r>
              <w:rPr>
                <w:rFonts w:ascii="Arial" w:eastAsia="Arial" w:hAnsi="Arial" w:cs="Arial"/>
                <w:sz w:val="20"/>
                <w:szCs w:val="20"/>
              </w:rPr>
              <w:t>Deposits (Treasury Wallet)</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43"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2" w14:textId="77777777" w:rsidR="00B10685" w:rsidRDefault="00000000">
            <w:pPr>
              <w:widowControl w:val="0"/>
              <w:spacing w:line="331" w:lineRule="auto"/>
              <w:jc w:val="center"/>
              <w:rPr>
                <w:rFonts w:ascii="Arial" w:eastAsia="Arial" w:hAnsi="Arial" w:cs="Arial"/>
                <w:sz w:val="20"/>
                <w:szCs w:val="20"/>
              </w:rPr>
            </w:pPr>
            <w:r>
              <w:rPr>
                <w:rFonts w:ascii="Arial" w:eastAsia="Arial" w:hAnsi="Arial" w:cs="Arial"/>
                <w:sz w:val="20"/>
                <w:szCs w:val="20"/>
              </w:rPr>
              <w:t>$0</w:t>
            </w:r>
          </w:p>
        </w:tc>
      </w:tr>
      <w:tr w:rsidR="00B10685" w14:paraId="6631A18C" w14:textId="77777777">
        <w:trPr>
          <w:trHeight w:val="315"/>
          <w:trPrChange w:id="544" w:author="Lawyer" w:date="2026-05-27T18:26:00Z" w16du:dateUtc="2026-05-27T15:26:00Z">
            <w:trPr>
              <w:trHeight w:val="315"/>
            </w:trPr>
          </w:trPrChange>
        </w:trPr>
        <w:tc>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45" w:author="Lawyer" w:date="2026-05-27T18:26:00Z" w16du:dateUtc="2026-05-27T15:26:00Z">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3" w14:textId="77777777" w:rsidR="00B10685" w:rsidRDefault="00000000">
            <w:pPr>
              <w:widowControl w:val="0"/>
              <w:spacing w:line="331" w:lineRule="auto"/>
              <w:rPr>
                <w:rFonts w:ascii="Arial" w:eastAsia="Arial" w:hAnsi="Arial" w:cs="Arial"/>
                <w:sz w:val="20"/>
                <w:szCs w:val="20"/>
              </w:rPr>
            </w:pPr>
            <w:r>
              <w:rPr>
                <w:rFonts w:ascii="Arial" w:eastAsia="Arial" w:hAnsi="Arial" w:cs="Arial"/>
                <w:sz w:val="20"/>
                <w:szCs w:val="20"/>
              </w:rPr>
              <w:t>Deposit (Spend wallets)</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46"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5" w14:textId="77777777" w:rsidR="00B10685" w:rsidRDefault="00000000">
            <w:pPr>
              <w:widowControl w:val="0"/>
              <w:spacing w:line="331" w:lineRule="auto"/>
              <w:jc w:val="center"/>
              <w:rPr>
                <w:rFonts w:ascii="Arial" w:eastAsia="Arial" w:hAnsi="Arial" w:cs="Arial"/>
                <w:sz w:val="20"/>
                <w:szCs w:val="20"/>
              </w:rPr>
            </w:pPr>
            <w:r>
              <w:rPr>
                <w:rFonts w:ascii="Arial" w:eastAsia="Arial" w:hAnsi="Arial" w:cs="Arial"/>
                <w:sz w:val="20"/>
                <w:szCs w:val="20"/>
              </w:rPr>
              <w:t xml:space="preserve">  1.5% &gt; $25,000 </w:t>
            </w:r>
          </w:p>
          <w:p w14:paraId="00000246" w14:textId="77777777" w:rsidR="00B10685" w:rsidRDefault="00000000">
            <w:pPr>
              <w:widowControl w:val="0"/>
              <w:spacing w:line="331" w:lineRule="auto"/>
              <w:jc w:val="center"/>
              <w:rPr>
                <w:rFonts w:ascii="Arial" w:eastAsia="Arial" w:hAnsi="Arial" w:cs="Arial"/>
                <w:sz w:val="20"/>
                <w:szCs w:val="20"/>
              </w:rPr>
            </w:pPr>
            <w:r>
              <w:rPr>
                <w:rFonts w:ascii="Arial" w:eastAsia="Arial" w:hAnsi="Arial" w:cs="Arial"/>
                <w:sz w:val="20"/>
                <w:szCs w:val="20"/>
              </w:rPr>
              <w:t xml:space="preserve">   3% &lt; $25,000</w:t>
            </w:r>
          </w:p>
        </w:tc>
      </w:tr>
      <w:tr w:rsidR="00B10685" w14:paraId="190F6D33" w14:textId="77777777">
        <w:trPr>
          <w:trHeight w:val="315"/>
          <w:trPrChange w:id="547" w:author="Lawyer" w:date="2026-05-27T18:26:00Z" w16du:dateUtc="2026-05-27T15:26:00Z">
            <w:trPr>
              <w:trHeight w:val="315"/>
            </w:trPr>
          </w:trPrChange>
        </w:trPr>
        <w:tc>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48" w:author="Lawyer" w:date="2026-05-27T18:26:00Z" w16du:dateUtc="2026-05-27T15:26:00Z">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7" w14:textId="77777777" w:rsidR="00B10685" w:rsidRDefault="00000000">
            <w:pPr>
              <w:widowControl w:val="0"/>
              <w:spacing w:line="331" w:lineRule="auto"/>
              <w:rPr>
                <w:rFonts w:ascii="Arial" w:eastAsia="Arial" w:hAnsi="Arial" w:cs="Arial"/>
                <w:sz w:val="20"/>
                <w:szCs w:val="20"/>
              </w:rPr>
            </w:pPr>
            <w:r>
              <w:rPr>
                <w:rFonts w:ascii="Arial" w:eastAsia="Arial" w:hAnsi="Arial" w:cs="Arial"/>
                <w:sz w:val="20"/>
                <w:szCs w:val="20"/>
              </w:rPr>
              <w:t>Withdrawal</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49"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9" w14:textId="77777777" w:rsidR="00B10685" w:rsidRDefault="00000000">
            <w:pPr>
              <w:widowControl w:val="0"/>
              <w:spacing w:line="331" w:lineRule="auto"/>
              <w:jc w:val="center"/>
              <w:rPr>
                <w:rFonts w:ascii="Arial" w:eastAsia="Arial" w:hAnsi="Arial" w:cs="Arial"/>
                <w:sz w:val="20"/>
                <w:szCs w:val="20"/>
              </w:rPr>
            </w:pPr>
            <w:r>
              <w:rPr>
                <w:rFonts w:ascii="Arial" w:eastAsia="Arial" w:hAnsi="Arial" w:cs="Arial"/>
                <w:sz w:val="20"/>
                <w:szCs w:val="20"/>
              </w:rPr>
              <w:t xml:space="preserve">              $1.5 (&lt; $5,000)</w:t>
            </w:r>
          </w:p>
          <w:p w14:paraId="0000024A" w14:textId="77777777" w:rsidR="00B10685" w:rsidRDefault="00000000">
            <w:pPr>
              <w:widowControl w:val="0"/>
              <w:spacing w:line="331" w:lineRule="auto"/>
              <w:jc w:val="center"/>
              <w:rPr>
                <w:rFonts w:ascii="Arial" w:eastAsia="Arial" w:hAnsi="Arial" w:cs="Arial"/>
                <w:sz w:val="20"/>
                <w:szCs w:val="20"/>
              </w:rPr>
            </w:pPr>
            <w:r>
              <w:rPr>
                <w:rFonts w:ascii="Arial" w:eastAsia="Arial" w:hAnsi="Arial" w:cs="Arial"/>
                <w:sz w:val="20"/>
                <w:szCs w:val="20"/>
              </w:rPr>
              <w:t xml:space="preserve">    $2 (&gt; $5,000)</w:t>
            </w:r>
          </w:p>
        </w:tc>
      </w:tr>
      <w:tr w:rsidR="00B10685" w14:paraId="7FDD023C" w14:textId="77777777">
        <w:trPr>
          <w:trHeight w:val="315"/>
          <w:trPrChange w:id="550" w:author="Lawyer" w:date="2026-05-27T18:26:00Z" w16du:dateUtc="2026-05-27T15:26:00Z">
            <w:trPr>
              <w:trHeight w:val="315"/>
            </w:trPr>
          </w:trPrChange>
        </w:trPr>
        <w:tc>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51" w:author="Lawyer" w:date="2026-05-27T18:26:00Z" w16du:dateUtc="2026-05-27T15:26:00Z">
              <w:tcPr>
                <w:tcW w:w="517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B" w14:textId="77777777" w:rsidR="00B10685" w:rsidRDefault="00000000">
            <w:pPr>
              <w:widowControl w:val="0"/>
              <w:spacing w:line="331" w:lineRule="auto"/>
              <w:rPr>
                <w:rFonts w:ascii="Arial" w:eastAsia="Arial" w:hAnsi="Arial" w:cs="Arial"/>
                <w:sz w:val="20"/>
                <w:szCs w:val="20"/>
              </w:rPr>
            </w:pPr>
            <w:r>
              <w:rPr>
                <w:rFonts w:ascii="Arial" w:eastAsia="Arial" w:hAnsi="Arial" w:cs="Arial"/>
                <w:sz w:val="20"/>
                <w:szCs w:val="20"/>
              </w:rPr>
              <w:t>On/Off Ramp (Conversion)</w:t>
            </w:r>
          </w:p>
        </w:tc>
        <w:tc>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Change w:id="552" w:author="Lawyer" w:date="2026-05-27T18:26:00Z" w16du:dateUtc="2026-05-27T15:26:00Z">
              <w:tcPr>
                <w:tcW w:w="34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4D" w14:textId="77777777" w:rsidR="00B10685" w:rsidRDefault="00000000">
            <w:pPr>
              <w:widowControl w:val="0"/>
              <w:spacing w:line="331" w:lineRule="auto"/>
              <w:jc w:val="center"/>
              <w:rPr>
                <w:rFonts w:ascii="Arial" w:eastAsia="Arial" w:hAnsi="Arial" w:cs="Arial"/>
                <w:sz w:val="20"/>
                <w:szCs w:val="20"/>
              </w:rPr>
            </w:pPr>
            <w:r>
              <w:rPr>
                <w:rFonts w:ascii="Arial" w:eastAsia="Arial" w:hAnsi="Arial" w:cs="Arial"/>
                <w:sz w:val="20"/>
                <w:szCs w:val="20"/>
              </w:rPr>
              <w:t>0.5%</w:t>
            </w:r>
          </w:p>
        </w:tc>
      </w:tr>
    </w:tbl>
    <w:p w14:paraId="0000024E" w14:textId="77777777" w:rsidR="00B10685" w:rsidRDefault="00B10685">
      <w:pPr>
        <w:spacing w:line="276" w:lineRule="auto"/>
        <w:rPr>
          <w:rFonts w:ascii="Arial" w:eastAsia="Arial" w:hAnsi="Arial" w:cs="Arial"/>
          <w:sz w:val="20"/>
          <w:szCs w:val="20"/>
        </w:rPr>
      </w:pPr>
    </w:p>
    <w:sdt>
      <w:sdtPr>
        <w:tag w:val="goog_rdk_0"/>
        <w:id w:val="895764082"/>
        <w:lock w:val="contentLocked"/>
      </w:sdtPr>
      <w:sdtContent>
        <w:tbl>
          <w:tblPr>
            <w:tblStyle w:val="afe"/>
            <w:tblW w:w="8640" w:type="dxa"/>
            <w:tblBorders>
              <w:top w:val="nil"/>
              <w:left w:val="nil"/>
              <w:bottom w:val="nil"/>
              <w:right w:val="nil"/>
              <w:insideH w:val="nil"/>
              <w:insideV w:val="nil"/>
            </w:tblBorders>
            <w:tblLayout w:type="fixed"/>
            <w:tblLook w:val="0600" w:firstRow="0" w:lastRow="0" w:firstColumn="0" w:lastColumn="0" w:noHBand="1" w:noVBand="1"/>
            <w:tblPrChange w:id="553" w:author="Lawyer" w:date="2026-05-27T18:26:00Z" w16du:dateUtc="2026-05-27T15:26:00Z">
              <w:tblPr>
                <w:tblW w:w="8640" w:type="dxa"/>
                <w:tblBorders>
                  <w:top w:val="nil"/>
                  <w:left w:val="nil"/>
                  <w:bottom w:val="nil"/>
                  <w:right w:val="nil"/>
                  <w:insideH w:val="nil"/>
                  <w:insideV w:val="nil"/>
                </w:tblBorders>
                <w:tblLayout w:type="fixed"/>
                <w:tblLook w:val="0600" w:firstRow="0" w:lastRow="0" w:firstColumn="0" w:lastColumn="0" w:noHBand="1" w:noVBand="1"/>
              </w:tblPr>
            </w:tblPrChange>
          </w:tblPr>
          <w:tblGrid>
            <w:gridCol w:w="5175"/>
            <w:gridCol w:w="3465"/>
            <w:tblGridChange w:id="554">
              <w:tblGrid>
                <w:gridCol w:w="5175"/>
                <w:gridCol w:w="3465"/>
              </w:tblGrid>
            </w:tblGridChange>
          </w:tblGrid>
          <w:tr w:rsidR="00B10685" w14:paraId="5CABA74A" w14:textId="77777777">
            <w:trPr>
              <w:trHeight w:val="315"/>
              <w:trPrChange w:id="555" w:author="Lawyer" w:date="2026-05-27T18:26:00Z" w16du:dateUtc="2026-05-27T15:26:00Z">
                <w:trPr>
                  <w:trHeight w:val="315"/>
                </w:trPr>
              </w:trPrChange>
            </w:trPr>
            <w:tc>
              <w:tcPr>
                <w:tcW w:w="8640" w:type="dxa"/>
                <w:gridSpan w:val="2"/>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556" w:author="Lawyer" w:date="2026-05-27T18:26:00Z" w16du:dateUtc="2026-05-27T15:26:00Z">
                  <w:tcPr>
                    <w:tcW w:w="8640" w:type="dxa"/>
                    <w:gridSpan w:val="2"/>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24F"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TOKENISED VIRTUAL CARD (USD)</w:t>
                </w:r>
              </w:p>
            </w:tc>
          </w:tr>
          <w:tr w:rsidR="00B10685" w14:paraId="403DA683" w14:textId="77777777">
            <w:trPr>
              <w:trHeight w:val="315"/>
              <w:trPrChange w:id="557" w:author="Lawyer" w:date="2026-05-27T18:26:00Z" w16du:dateUtc="2026-05-27T15:26:00Z">
                <w:trPr>
                  <w:trHeight w:val="315"/>
                </w:trPr>
              </w:trPrChange>
            </w:trPr>
            <w:tc>
              <w:tcPr>
                <w:tcW w:w="517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558"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52" w14:textId="77777777" w:rsidR="00B10685" w:rsidRDefault="00000000">
                <w:pPr>
                  <w:widowControl w:val="0"/>
                  <w:spacing w:line="276" w:lineRule="auto"/>
                  <w:rPr>
                    <w:rFonts w:ascii="Arial" w:eastAsia="Arial" w:hAnsi="Arial" w:cs="Arial"/>
                    <w:sz w:val="20"/>
                    <w:szCs w:val="20"/>
                  </w:rPr>
                </w:pPr>
                <w:r>
                  <w:rPr>
                    <w:rFonts w:ascii="Arial" w:eastAsia="Arial" w:hAnsi="Arial" w:cs="Arial"/>
                    <w:b/>
                    <w:bCs/>
                    <w:sz w:val="20"/>
                    <w:szCs w:val="20"/>
                  </w:rPr>
                  <w:t>Description</w:t>
                </w:r>
              </w:p>
            </w:tc>
            <w:tc>
              <w:tcPr>
                <w:tcW w:w="346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Change w:id="559"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54"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Fees</w:t>
                </w:r>
              </w:p>
            </w:tc>
          </w:tr>
          <w:tr w:rsidR="00B10685" w14:paraId="1829C742" w14:textId="77777777">
            <w:trPr>
              <w:trHeight w:val="315"/>
              <w:trPrChange w:id="560" w:author="Lawyer" w:date="2026-05-27T18:26:00Z" w16du:dateUtc="2026-05-27T15:26:00Z">
                <w:trPr>
                  <w:trHeight w:val="315"/>
                </w:trPr>
              </w:trPrChange>
            </w:trPr>
            <w:tc>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61"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55"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Issuance</w:t>
                </w:r>
              </w:p>
            </w:tc>
            <w:tc>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62"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57"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$3</w:t>
                </w:r>
              </w:p>
            </w:tc>
          </w:tr>
          <w:tr w:rsidR="00B10685" w14:paraId="15CDF663" w14:textId="77777777">
            <w:trPr>
              <w:trHeight w:val="390"/>
              <w:trPrChange w:id="563" w:author="Lawyer" w:date="2026-05-27T18:26:00Z" w16du:dateUtc="2026-05-27T15:26:00Z">
                <w:trPr>
                  <w:trHeight w:val="390"/>
                </w:trPr>
              </w:trPrChange>
            </w:trPr>
            <w:tc>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64"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58"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funding</w:t>
                </w:r>
              </w:p>
            </w:tc>
            <w:tc>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65"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5A"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highlight w:val="white"/>
                  </w:rPr>
                  <w:t xml:space="preserve">$2 (less than $100);             </w:t>
                </w:r>
                <w:r>
                  <w:rPr>
                    <w:rFonts w:ascii="Arial" w:eastAsia="Arial" w:hAnsi="Arial" w:cs="Arial"/>
                    <w:color w:val="222222"/>
                    <w:sz w:val="20"/>
                    <w:szCs w:val="20"/>
                    <w:highlight w:val="white"/>
                  </w:rPr>
                  <w:br/>
                  <w:t>1.5% (greater than $100)</w:t>
                </w:r>
              </w:p>
            </w:tc>
          </w:tr>
          <w:tr w:rsidR="00B10685" w14:paraId="1971EB6A" w14:textId="77777777">
            <w:trPr>
              <w:trHeight w:val="315"/>
              <w:trPrChange w:id="566" w:author="Lawyer" w:date="2026-05-27T18:26:00Z" w16du:dateUtc="2026-05-27T15:26:00Z">
                <w:trPr>
                  <w:trHeight w:val="315"/>
                </w:trPr>
              </w:trPrChange>
            </w:trPr>
            <w:tc>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67"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5B"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withdrawal</w:t>
                </w:r>
              </w:p>
            </w:tc>
            <w:tc>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68"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5D"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$1</w:t>
                </w:r>
              </w:p>
            </w:tc>
          </w:tr>
          <w:tr w:rsidR="00B10685" w14:paraId="426104DE" w14:textId="77777777">
            <w:trPr>
              <w:trHeight w:val="360"/>
              <w:trPrChange w:id="569" w:author="Lawyer" w:date="2026-05-27T18:26:00Z" w16du:dateUtc="2026-05-27T15:26:00Z">
                <w:trPr>
                  <w:trHeight w:val="360"/>
                </w:trPr>
              </w:trPrChange>
            </w:trPr>
            <w:tc>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70"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5E"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Cross currency/border transactions</w:t>
                </w:r>
              </w:p>
            </w:tc>
            <w:tc>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71"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60"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2.50% + $0.5</w:t>
                </w:r>
              </w:p>
            </w:tc>
          </w:tr>
          <w:tr w:rsidR="00B10685" w14:paraId="1F049DCE" w14:textId="77777777">
            <w:trPr>
              <w:trHeight w:val="315"/>
              <w:trPrChange w:id="572" w:author="Lawyer" w:date="2026-05-27T18:26:00Z" w16du:dateUtc="2026-05-27T15:26:00Z">
                <w:trPr>
                  <w:trHeight w:val="315"/>
                </w:trPr>
              </w:trPrChange>
            </w:trPr>
            <w:tc>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73"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61"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Chargeback</w:t>
                </w:r>
              </w:p>
            </w:tc>
            <w:tc>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74"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63"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$45</w:t>
                </w:r>
              </w:p>
            </w:tc>
          </w:tr>
          <w:tr w:rsidR="00B10685" w14:paraId="0F26A38F" w14:textId="77777777">
            <w:trPr>
              <w:trHeight w:val="330"/>
              <w:trPrChange w:id="575" w:author="Lawyer" w:date="2026-05-27T18:26:00Z" w16du:dateUtc="2026-05-27T15:26:00Z">
                <w:trPr>
                  <w:trHeight w:val="330"/>
                </w:trPr>
              </w:trPrChange>
            </w:trPr>
            <w:tc>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76"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64"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Card Decline and Unsettled transactions</w:t>
                </w:r>
              </w:p>
            </w:tc>
            <w:tc>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77"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66"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$0.50</w:t>
                </w:r>
              </w:p>
            </w:tc>
          </w:tr>
          <w:tr w:rsidR="00B10685" w14:paraId="585D4F82" w14:textId="77777777">
            <w:trPr>
              <w:trHeight w:val="330"/>
              <w:trPrChange w:id="578" w:author="Lawyer" w:date="2026-05-27T18:26:00Z" w16du:dateUtc="2026-05-27T15:26:00Z">
                <w:trPr>
                  <w:trHeight w:val="330"/>
                </w:trPr>
              </w:trPrChange>
            </w:trPr>
            <w:tc>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79" w:author="Lawyer" w:date="2026-05-27T18:26:00Z" w16du:dateUtc="2026-05-27T15:26:00Z">
                  <w:tcPr>
                    <w:tcW w:w="51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67"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Tokenisation Fee</w:t>
                </w:r>
              </w:p>
            </w:tc>
            <w:tc>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80" w:author="Lawyer" w:date="2026-05-27T18:26:00Z" w16du:dateUtc="2026-05-27T15:26:00Z">
                  <w:tcPr>
                    <w:tcW w:w="3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69"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0.8%</w:t>
                </w:r>
              </w:p>
            </w:tc>
          </w:tr>
        </w:tbl>
      </w:sdtContent>
    </w:sdt>
    <w:p w14:paraId="0000026A" w14:textId="77777777" w:rsidR="00B10685" w:rsidRDefault="00B10685">
      <w:pPr>
        <w:spacing w:line="276" w:lineRule="auto"/>
        <w:rPr>
          <w:rFonts w:ascii="Arial" w:eastAsia="Arial" w:hAnsi="Arial" w:cs="Arial"/>
          <w:sz w:val="20"/>
          <w:szCs w:val="20"/>
        </w:rPr>
      </w:pPr>
    </w:p>
    <w:tbl>
      <w:tblPr>
        <w:tblStyle w:val="aff"/>
        <w:tblW w:w="4890" w:type="dxa"/>
        <w:tblBorders>
          <w:top w:val="nil"/>
          <w:left w:val="nil"/>
          <w:bottom w:val="nil"/>
          <w:right w:val="nil"/>
          <w:insideH w:val="nil"/>
          <w:insideV w:val="nil"/>
        </w:tblBorders>
        <w:tblLayout w:type="fixed"/>
        <w:tblLook w:val="0600" w:firstRow="0" w:lastRow="0" w:firstColumn="0" w:lastColumn="0" w:noHBand="1" w:noVBand="1"/>
        <w:tblPrChange w:id="581" w:author="Lawyer" w:date="2026-05-27T18:26:00Z" w16du:dateUtc="2026-05-27T15:26:00Z">
          <w:tblPr>
            <w:tblW w:w="4890" w:type="dxa"/>
            <w:tblBorders>
              <w:top w:val="nil"/>
              <w:left w:val="nil"/>
              <w:bottom w:val="nil"/>
              <w:right w:val="nil"/>
              <w:insideH w:val="nil"/>
              <w:insideV w:val="nil"/>
            </w:tblBorders>
            <w:tblLayout w:type="fixed"/>
            <w:tblLook w:val="0600" w:firstRow="0" w:lastRow="0" w:firstColumn="0" w:lastColumn="0" w:noHBand="1" w:noVBand="1"/>
          </w:tblPr>
        </w:tblPrChange>
      </w:tblPr>
      <w:tblGrid>
        <w:gridCol w:w="1680"/>
        <w:gridCol w:w="1500"/>
        <w:gridCol w:w="1710"/>
        <w:tblGridChange w:id="582">
          <w:tblGrid>
            <w:gridCol w:w="1680"/>
            <w:gridCol w:w="1500"/>
            <w:gridCol w:w="1710"/>
          </w:tblGrid>
        </w:tblGridChange>
      </w:tblGrid>
      <w:tr w:rsidR="00B10685" w14:paraId="0EC00EAA" w14:textId="77777777">
        <w:trPr>
          <w:trHeight w:val="315"/>
          <w:tblHeader/>
          <w:trPrChange w:id="583" w:author="Lawyer" w:date="2026-05-27T18:26:00Z" w16du:dateUtc="2026-05-27T15:26:00Z">
            <w:trPr>
              <w:trHeight w:val="315"/>
              <w:tblHeader/>
            </w:trPr>
          </w:trPrChange>
        </w:trPr>
        <w:tc>
          <w:tcPr>
            <w:tcW w:w="4890"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584" w:author="Lawyer" w:date="2026-05-27T18:26:00Z" w16du:dateUtc="2026-05-27T15:26:00Z">
              <w:tcPr>
                <w:tcW w:w="4890" w:type="dxa"/>
                <w:gridSpan w:val="3"/>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26B"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lastRenderedPageBreak/>
              <w:t>BILLS PAYMENT (AIRTIME)</w:t>
            </w:r>
          </w:p>
        </w:tc>
      </w:tr>
      <w:tr w:rsidR="00B10685" w14:paraId="78FF3A77" w14:textId="77777777">
        <w:trPr>
          <w:trHeight w:val="315"/>
          <w:tblHeader/>
          <w:trPrChange w:id="585" w:author="Lawyer" w:date="2026-05-27T18:26:00Z" w16du:dateUtc="2026-05-27T15:26:00Z">
            <w:trPr>
              <w:trHeight w:val="315"/>
              <w:tblHeader/>
            </w:trPr>
          </w:trPrChange>
        </w:trPr>
        <w:tc>
          <w:tcPr>
            <w:tcW w:w="168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586"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6E" w14:textId="77777777" w:rsidR="00B10685" w:rsidRDefault="00000000">
            <w:pPr>
              <w:widowControl w:val="0"/>
              <w:spacing w:line="276" w:lineRule="auto"/>
              <w:rPr>
                <w:rFonts w:ascii="Arial" w:eastAsia="Arial" w:hAnsi="Arial" w:cs="Arial"/>
                <w:sz w:val="20"/>
                <w:szCs w:val="20"/>
              </w:rPr>
            </w:pPr>
            <w:r>
              <w:rPr>
                <w:rFonts w:ascii="Arial" w:eastAsia="Arial" w:hAnsi="Arial" w:cs="Arial"/>
                <w:b/>
                <w:bCs/>
                <w:sz w:val="20"/>
                <w:szCs w:val="20"/>
              </w:rPr>
              <w:t>Country</w:t>
            </w:r>
          </w:p>
        </w:tc>
        <w:tc>
          <w:tcPr>
            <w:tcW w:w="15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Change w:id="587" w:author="Lawyer" w:date="2026-05-27T18:26:00Z" w16du:dateUtc="2026-05-27T15:26:00Z">
              <w:tcPr>
                <w:tcW w:w="150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6F"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Networks</w:t>
            </w:r>
          </w:p>
        </w:tc>
        <w:tc>
          <w:tcPr>
            <w:tcW w:w="171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Change w:id="588" w:author="Lawyer" w:date="2026-05-27T18:26:00Z" w16du:dateUtc="2026-05-27T15:26:00Z">
              <w:tcPr>
                <w:tcW w:w="1710" w:type="dxa"/>
                <w:tcBorders>
                  <w:top w:val="single" w:sz="6" w:space="0" w:color="CCCCCC"/>
                  <w:left w:val="single" w:sz="6" w:space="0" w:color="CCCCCC"/>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70"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sz w:val="20"/>
                <w:szCs w:val="20"/>
              </w:rPr>
              <w:t>Commission</w:t>
            </w:r>
          </w:p>
        </w:tc>
      </w:tr>
      <w:tr w:rsidR="00B10685" w14:paraId="7272D599" w14:textId="77777777">
        <w:trPr>
          <w:trHeight w:val="315"/>
          <w:tblHeader/>
          <w:trPrChange w:id="589" w:author="Lawyer" w:date="2026-05-27T18:26:00Z" w16du:dateUtc="2026-05-27T15:26:00Z">
            <w:trPr>
              <w:trHeight w:val="315"/>
              <w:tblHeader/>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90"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71"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Nigeria</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91" w:author="Lawyer" w:date="2026-05-27T18:26:00Z" w16du:dateUtc="2026-05-27T15:26:00Z">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72"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All Networks</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92" w:author="Lawyer" w:date="2026-05-27T18:26:00Z" w16du:dateUtc="2026-05-27T15:26:00Z">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73"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1%</w:t>
            </w:r>
          </w:p>
        </w:tc>
      </w:tr>
      <w:tr w:rsidR="00B10685" w14:paraId="3A793DDA" w14:textId="77777777">
        <w:trPr>
          <w:trHeight w:val="525"/>
          <w:trPrChange w:id="593" w:author="Lawyer" w:date="2026-05-27T18:26:00Z" w16du:dateUtc="2026-05-27T15:26:00Z">
            <w:trPr>
              <w:trHeight w:val="52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594"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74"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Ghana</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95" w:author="Lawyer" w:date="2026-05-27T18:26:00Z" w16du:dateUtc="2026-05-27T15:26:00Z">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75"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MTN, Vodafone &amp; Airtel</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596" w:author="Lawyer" w:date="2026-05-27T18:26:00Z" w16du:dateUtc="2026-05-27T15:26:00Z">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76"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sz w:val="20"/>
                <w:szCs w:val="20"/>
              </w:rPr>
              <w:t>1%</w:t>
            </w:r>
          </w:p>
        </w:tc>
      </w:tr>
    </w:tbl>
    <w:p w14:paraId="00000277" w14:textId="77777777" w:rsidR="00B10685" w:rsidRDefault="00B10685">
      <w:pPr>
        <w:spacing w:line="276" w:lineRule="auto"/>
        <w:rPr>
          <w:rFonts w:ascii="Arial" w:eastAsia="Arial" w:hAnsi="Arial" w:cs="Arial"/>
          <w:sz w:val="20"/>
          <w:szCs w:val="20"/>
        </w:rPr>
      </w:pPr>
    </w:p>
    <w:p w14:paraId="00000278" w14:textId="77777777" w:rsidR="00B10685" w:rsidRDefault="00000000">
      <w:pPr>
        <w:spacing w:line="276" w:lineRule="auto"/>
        <w:rPr>
          <w:rFonts w:ascii="Arial" w:eastAsia="Arial" w:hAnsi="Arial" w:cs="Arial"/>
          <w:sz w:val="20"/>
          <w:szCs w:val="20"/>
        </w:rPr>
      </w:pPr>
      <w:r>
        <w:rPr>
          <w:rFonts w:ascii="Arial" w:eastAsia="Arial" w:hAnsi="Arial" w:cs="Arial"/>
          <w:b/>
          <w:bCs/>
          <w:sz w:val="20"/>
          <w:szCs w:val="20"/>
          <w:u w:val="single"/>
        </w:rPr>
        <w:t>NOTES</w:t>
      </w:r>
      <w:r>
        <w:rPr>
          <w:rFonts w:ascii="Arial" w:eastAsia="Arial" w:hAnsi="Arial" w:cs="Arial"/>
          <w:sz w:val="20"/>
          <w:szCs w:val="20"/>
        </w:rPr>
        <w:t>:</w:t>
      </w:r>
    </w:p>
    <w:p w14:paraId="00000279" w14:textId="77777777" w:rsidR="00B10685" w:rsidRDefault="00000000">
      <w:pPr>
        <w:spacing w:line="276" w:lineRule="auto"/>
        <w:rPr>
          <w:rFonts w:ascii="Arial" w:eastAsia="Arial" w:hAnsi="Arial" w:cs="Arial"/>
          <w:sz w:val="20"/>
          <w:szCs w:val="20"/>
        </w:rPr>
      </w:pPr>
      <w:r>
        <w:rPr>
          <w:rFonts w:ascii="Arial" w:eastAsia="Arial" w:hAnsi="Arial" w:cs="Arial"/>
          <w:b/>
          <w:bCs/>
          <w:sz w:val="20"/>
          <w:szCs w:val="20"/>
        </w:rPr>
        <w:t>VIRTUAL CARDS:</w:t>
      </w:r>
      <w:r>
        <w:rPr>
          <w:rFonts w:ascii="Arial" w:eastAsia="Arial" w:hAnsi="Arial" w:cs="Arial"/>
          <w:sz w:val="20"/>
          <w:szCs w:val="20"/>
        </w:rPr>
        <w:t xml:space="preserve"> We issue virtual Mastercard and Visa (USD) that works on all platforms</w:t>
      </w:r>
    </w:p>
    <w:p w14:paraId="0000027A" w14:textId="77777777" w:rsidR="00B10685" w:rsidRDefault="00000000">
      <w:pPr>
        <w:numPr>
          <w:ilvl w:val="0"/>
          <w:numId w:val="2"/>
        </w:numPr>
        <w:spacing w:line="276" w:lineRule="auto"/>
        <w:rPr>
          <w:rFonts w:ascii="Arial" w:eastAsia="Arial" w:hAnsi="Arial" w:cs="Arial"/>
          <w:sz w:val="20"/>
          <w:szCs w:val="20"/>
        </w:rPr>
        <w:pPrChange w:id="597" w:author="Lawyer" w:date="2026-05-27T18:26:00Z" w16du:dateUtc="2026-05-27T15:26:00Z">
          <w:pPr>
            <w:numPr>
              <w:numId w:val="26"/>
            </w:numPr>
            <w:spacing w:line="276" w:lineRule="auto"/>
            <w:ind w:left="720" w:hanging="360"/>
          </w:pPr>
        </w:pPrChange>
      </w:pPr>
      <w:r>
        <w:rPr>
          <w:rFonts w:ascii="Arial" w:eastAsia="Arial" w:hAnsi="Arial" w:cs="Arial"/>
          <w:sz w:val="20"/>
          <w:szCs w:val="20"/>
        </w:rPr>
        <w:t xml:space="preserve">3 years validity period </w:t>
      </w:r>
    </w:p>
    <w:p w14:paraId="0000027B" w14:textId="77777777" w:rsidR="00B10685" w:rsidRDefault="00000000">
      <w:pPr>
        <w:numPr>
          <w:ilvl w:val="0"/>
          <w:numId w:val="2"/>
        </w:numPr>
        <w:spacing w:line="276" w:lineRule="auto"/>
        <w:rPr>
          <w:rFonts w:ascii="Arial" w:eastAsia="Arial" w:hAnsi="Arial" w:cs="Arial"/>
          <w:sz w:val="20"/>
          <w:szCs w:val="20"/>
        </w:rPr>
        <w:pPrChange w:id="598" w:author="Lawyer" w:date="2026-05-27T18:26:00Z" w16du:dateUtc="2026-05-27T15:26:00Z">
          <w:pPr>
            <w:numPr>
              <w:numId w:val="26"/>
            </w:numPr>
            <w:spacing w:line="276" w:lineRule="auto"/>
            <w:ind w:left="720" w:hanging="360"/>
          </w:pPr>
        </w:pPrChange>
      </w:pPr>
      <w:r>
        <w:rPr>
          <w:rFonts w:ascii="Arial" w:eastAsia="Arial" w:hAnsi="Arial" w:cs="Arial"/>
          <w:sz w:val="20"/>
          <w:szCs w:val="20"/>
        </w:rPr>
        <w:t>Limit per transaction - $10,000</w:t>
      </w:r>
    </w:p>
    <w:p w14:paraId="0000027C" w14:textId="77777777" w:rsidR="00B10685" w:rsidRDefault="00000000">
      <w:pPr>
        <w:numPr>
          <w:ilvl w:val="0"/>
          <w:numId w:val="2"/>
        </w:numPr>
        <w:spacing w:line="276" w:lineRule="auto"/>
        <w:rPr>
          <w:rFonts w:ascii="Arial" w:eastAsia="Arial" w:hAnsi="Arial" w:cs="Arial"/>
          <w:sz w:val="20"/>
          <w:szCs w:val="20"/>
        </w:rPr>
        <w:pPrChange w:id="599" w:author="Lawyer" w:date="2026-05-27T18:26:00Z" w16du:dateUtc="2026-05-27T15:26:00Z">
          <w:pPr>
            <w:numPr>
              <w:numId w:val="26"/>
            </w:numPr>
            <w:spacing w:line="276" w:lineRule="auto"/>
            <w:ind w:left="720" w:hanging="360"/>
          </w:pPr>
        </w:pPrChange>
      </w:pPr>
      <w:r>
        <w:rPr>
          <w:rFonts w:ascii="Arial" w:eastAsia="Arial" w:hAnsi="Arial" w:cs="Arial"/>
          <w:sz w:val="20"/>
          <w:szCs w:val="20"/>
        </w:rPr>
        <w:t>Card balance limit - $100,000</w:t>
      </w:r>
    </w:p>
    <w:p w14:paraId="0000027D" w14:textId="77777777" w:rsidR="00B10685" w:rsidRDefault="00000000">
      <w:pPr>
        <w:numPr>
          <w:ilvl w:val="0"/>
          <w:numId w:val="2"/>
        </w:numPr>
        <w:spacing w:line="276" w:lineRule="auto"/>
        <w:rPr>
          <w:rFonts w:ascii="Arial" w:eastAsia="Arial" w:hAnsi="Arial" w:cs="Arial"/>
          <w:sz w:val="20"/>
          <w:szCs w:val="20"/>
        </w:rPr>
        <w:pPrChange w:id="600" w:author="Lawyer" w:date="2026-05-27T18:26:00Z" w16du:dateUtc="2026-05-27T15:26:00Z">
          <w:pPr>
            <w:numPr>
              <w:numId w:val="26"/>
            </w:numPr>
            <w:spacing w:line="276" w:lineRule="auto"/>
            <w:ind w:left="720" w:hanging="360"/>
          </w:pPr>
        </w:pPrChange>
      </w:pPr>
      <w:r>
        <w:rPr>
          <w:rFonts w:ascii="Arial" w:eastAsia="Arial" w:hAnsi="Arial" w:cs="Arial"/>
          <w:sz w:val="20"/>
          <w:szCs w:val="20"/>
        </w:rPr>
        <w:t>Cards are terminated after 3 successive declines</w:t>
      </w:r>
    </w:p>
    <w:p w14:paraId="0000027E" w14:textId="77777777" w:rsidR="00B10685" w:rsidRDefault="00000000">
      <w:pPr>
        <w:numPr>
          <w:ilvl w:val="0"/>
          <w:numId w:val="2"/>
        </w:numPr>
        <w:spacing w:line="276" w:lineRule="auto"/>
        <w:rPr>
          <w:rFonts w:ascii="Arial" w:eastAsia="Arial" w:hAnsi="Arial" w:cs="Arial"/>
          <w:sz w:val="20"/>
          <w:szCs w:val="20"/>
        </w:rPr>
        <w:pPrChange w:id="601" w:author="Lawyer" w:date="2026-05-27T18:26:00Z" w16du:dateUtc="2026-05-27T15:26:00Z">
          <w:pPr>
            <w:numPr>
              <w:numId w:val="26"/>
            </w:numPr>
            <w:spacing w:line="276" w:lineRule="auto"/>
            <w:ind w:left="720" w:hanging="360"/>
          </w:pPr>
        </w:pPrChange>
      </w:pPr>
      <w:r>
        <w:rPr>
          <w:rFonts w:ascii="Arial" w:eastAsia="Arial" w:hAnsi="Arial" w:cs="Arial"/>
          <w:sz w:val="20"/>
          <w:szCs w:val="20"/>
        </w:rPr>
        <w:t>Cards are terminated if not funded after 3 weeks</w:t>
      </w:r>
    </w:p>
    <w:p w14:paraId="0000027F" w14:textId="77777777" w:rsidR="00B10685" w:rsidRDefault="00B10685">
      <w:pPr>
        <w:spacing w:line="276" w:lineRule="auto"/>
        <w:rPr>
          <w:rFonts w:ascii="Arial" w:eastAsia="Arial" w:hAnsi="Arial" w:cs="Arial"/>
          <w:sz w:val="20"/>
          <w:szCs w:val="20"/>
        </w:rPr>
      </w:pPr>
    </w:p>
    <w:p w14:paraId="00000280" w14:textId="77777777" w:rsidR="00B10685" w:rsidRDefault="00000000">
      <w:pPr>
        <w:spacing w:line="276" w:lineRule="auto"/>
        <w:rPr>
          <w:rFonts w:ascii="Arial" w:eastAsia="Arial" w:hAnsi="Arial" w:cs="Arial"/>
          <w:sz w:val="20"/>
          <w:szCs w:val="20"/>
        </w:rPr>
      </w:pPr>
      <w:r>
        <w:rPr>
          <w:rFonts w:ascii="Arial" w:eastAsia="Arial" w:hAnsi="Arial" w:cs="Arial"/>
          <w:b/>
          <w:bCs/>
          <w:sz w:val="20"/>
          <w:szCs w:val="20"/>
        </w:rPr>
        <w:br/>
        <w:t>USD WALLET FUNDING:</w:t>
      </w:r>
      <w:r>
        <w:rPr>
          <w:rFonts w:ascii="Arial" w:eastAsia="Arial" w:hAnsi="Arial" w:cs="Arial"/>
          <w:sz w:val="20"/>
          <w:szCs w:val="20"/>
        </w:rPr>
        <w:t xml:space="preserve"> There are two ways to fund your USD float wallet;</w:t>
      </w:r>
    </w:p>
    <w:p w14:paraId="00000281" w14:textId="77777777" w:rsidR="00B10685" w:rsidRDefault="00000000">
      <w:pPr>
        <w:numPr>
          <w:ilvl w:val="0"/>
          <w:numId w:val="5"/>
        </w:numPr>
        <w:spacing w:line="276" w:lineRule="auto"/>
        <w:rPr>
          <w:rFonts w:ascii="Arial" w:eastAsia="Arial" w:hAnsi="Arial" w:cs="Arial"/>
          <w:sz w:val="20"/>
          <w:szCs w:val="20"/>
        </w:rPr>
        <w:pPrChange w:id="602" w:author="Lawyer" w:date="2026-05-27T18:26:00Z" w16du:dateUtc="2026-05-27T15:26:00Z">
          <w:pPr>
            <w:numPr>
              <w:numId w:val="29"/>
            </w:numPr>
            <w:spacing w:line="276" w:lineRule="auto"/>
            <w:ind w:left="720" w:hanging="360"/>
          </w:pPr>
        </w:pPrChange>
      </w:pPr>
      <w:r>
        <w:rPr>
          <w:rFonts w:ascii="Arial" w:eastAsia="Arial" w:hAnsi="Arial" w:cs="Arial"/>
          <w:sz w:val="20"/>
          <w:szCs w:val="20"/>
        </w:rPr>
        <w:t>Fund your Naira wallet, then convert your naira to USD on our platform using our currency converter API on our dashboard( our rates are displayed there).</w:t>
      </w:r>
    </w:p>
    <w:p w14:paraId="00000282" w14:textId="77777777" w:rsidR="00B10685" w:rsidRDefault="00000000">
      <w:pPr>
        <w:numPr>
          <w:ilvl w:val="0"/>
          <w:numId w:val="5"/>
        </w:numPr>
        <w:spacing w:line="276" w:lineRule="auto"/>
        <w:rPr>
          <w:rFonts w:ascii="Arial" w:eastAsia="Arial" w:hAnsi="Arial" w:cs="Arial"/>
          <w:sz w:val="20"/>
          <w:szCs w:val="20"/>
        </w:rPr>
        <w:pPrChange w:id="603" w:author="Lawyer" w:date="2026-05-27T18:26:00Z" w16du:dateUtc="2026-05-27T15:26:00Z">
          <w:pPr>
            <w:numPr>
              <w:numId w:val="29"/>
            </w:numPr>
            <w:spacing w:line="276" w:lineRule="auto"/>
            <w:ind w:left="720" w:hanging="360"/>
          </w:pPr>
        </w:pPrChange>
      </w:pPr>
      <w:r>
        <w:rPr>
          <w:rFonts w:ascii="Arial" w:eastAsia="Arial" w:hAnsi="Arial" w:cs="Arial"/>
          <w:sz w:val="20"/>
          <w:szCs w:val="20"/>
        </w:rPr>
        <w:t>Fund your Business USD wallet directly, USD wallet funding charge is 3%</w:t>
      </w:r>
    </w:p>
    <w:p w14:paraId="00000283" w14:textId="77777777" w:rsidR="00B10685" w:rsidRDefault="00000000">
      <w:pPr>
        <w:spacing w:line="276" w:lineRule="auto"/>
        <w:rPr>
          <w:rFonts w:ascii="Arial" w:eastAsia="Arial" w:hAnsi="Arial" w:cs="Arial"/>
          <w:sz w:val="20"/>
          <w:szCs w:val="20"/>
        </w:rPr>
      </w:pPr>
      <w:r>
        <w:rPr>
          <w:rFonts w:ascii="Arial" w:eastAsia="Arial" w:hAnsi="Arial" w:cs="Arial"/>
          <w:sz w:val="20"/>
          <w:szCs w:val="20"/>
        </w:rPr>
        <w:br/>
      </w:r>
    </w:p>
    <w:tbl>
      <w:tblPr>
        <w:tblStyle w:val="aff0"/>
        <w:tblW w:w="4888" w:type="dxa"/>
        <w:tblBorders>
          <w:top w:val="nil"/>
          <w:left w:val="nil"/>
          <w:bottom w:val="nil"/>
          <w:right w:val="nil"/>
          <w:insideH w:val="nil"/>
          <w:insideV w:val="nil"/>
        </w:tblBorders>
        <w:tblLayout w:type="fixed"/>
        <w:tblLook w:val="0600" w:firstRow="0" w:lastRow="0" w:firstColumn="0" w:lastColumn="0" w:noHBand="1" w:noVBand="1"/>
        <w:tblPrChange w:id="604" w:author="Lawyer" w:date="2026-05-27T18:26:00Z" w16du:dateUtc="2026-05-27T15:26:00Z">
          <w:tblPr>
            <w:tblW w:w="4888" w:type="dxa"/>
            <w:tblBorders>
              <w:top w:val="nil"/>
              <w:left w:val="nil"/>
              <w:bottom w:val="nil"/>
              <w:right w:val="nil"/>
              <w:insideH w:val="nil"/>
              <w:insideV w:val="nil"/>
            </w:tblBorders>
            <w:tblLayout w:type="fixed"/>
            <w:tblLook w:val="0600" w:firstRow="0" w:lastRow="0" w:firstColumn="0" w:lastColumn="0" w:noHBand="1" w:noVBand="1"/>
          </w:tblPr>
        </w:tblPrChange>
      </w:tblPr>
      <w:tblGrid>
        <w:gridCol w:w="1681"/>
        <w:gridCol w:w="1466"/>
        <w:gridCol w:w="1741"/>
        <w:tblGridChange w:id="605">
          <w:tblGrid>
            <w:gridCol w:w="1681"/>
            <w:gridCol w:w="1466"/>
            <w:gridCol w:w="1741"/>
          </w:tblGrid>
        </w:tblGridChange>
      </w:tblGrid>
      <w:tr w:rsidR="00B10685" w14:paraId="5846A3FE" w14:textId="77777777">
        <w:trPr>
          <w:trHeight w:val="525"/>
          <w:trPrChange w:id="606" w:author="Lawyer" w:date="2026-05-27T18:26:00Z" w16du:dateUtc="2026-05-27T15:26:00Z">
            <w:trPr>
              <w:trHeight w:val="525"/>
            </w:trPr>
          </w:trPrChange>
        </w:trPr>
        <w:tc>
          <w:tcPr>
            <w:tcW w:w="1680" w:type="dxa"/>
            <w:tcBorders>
              <w:top w:val="single" w:sz="6" w:space="0" w:color="000000"/>
              <w:left w:val="single" w:sz="6" w:space="0" w:color="000000"/>
              <w:bottom w:val="single" w:sz="6" w:space="0" w:color="000000"/>
              <w:right w:val="single" w:sz="6" w:space="0" w:color="000000"/>
            </w:tcBorders>
            <w:shd w:val="clear" w:color="auto" w:fill="CCCCCC"/>
            <w:tcMar>
              <w:top w:w="40" w:type="dxa"/>
              <w:left w:w="40" w:type="dxa"/>
              <w:bottom w:w="40" w:type="dxa"/>
              <w:right w:w="40" w:type="dxa"/>
            </w:tcMar>
            <w:vAlign w:val="bottom"/>
            <w:tcPrChange w:id="607" w:author="Lawyer" w:date="2026-05-27T18:26:00Z" w16du:dateUtc="2026-05-27T15:26:00Z">
              <w:tcPr>
                <w:tcW w:w="1680" w:type="dxa"/>
                <w:tcBorders>
                  <w:top w:val="single" w:sz="6" w:space="0" w:color="000000"/>
                  <w:left w:val="single" w:sz="6" w:space="0" w:color="000000"/>
                  <w:bottom w:val="single" w:sz="6" w:space="0" w:color="000000"/>
                  <w:right w:val="single" w:sz="6" w:space="0" w:color="000000"/>
                </w:tcBorders>
                <w:shd w:val="clear" w:color="auto" w:fill="CCCCCC"/>
                <w:tcMar>
                  <w:top w:w="40" w:type="dxa"/>
                  <w:left w:w="40" w:type="dxa"/>
                  <w:bottom w:w="40" w:type="dxa"/>
                  <w:right w:w="40" w:type="dxa"/>
                </w:tcMar>
                <w:vAlign w:val="bottom"/>
              </w:tcPr>
            </w:tcPrChange>
          </w:tcPr>
          <w:p w14:paraId="00000284" w14:textId="77777777" w:rsidR="00B10685" w:rsidRDefault="00000000">
            <w:pPr>
              <w:widowControl w:val="0"/>
              <w:spacing w:line="276" w:lineRule="auto"/>
              <w:rPr>
                <w:rFonts w:ascii="Arial" w:eastAsia="Arial" w:hAnsi="Arial" w:cs="Arial"/>
                <w:sz w:val="20"/>
                <w:szCs w:val="20"/>
              </w:rPr>
            </w:pPr>
            <w:r>
              <w:rPr>
                <w:rFonts w:ascii="Arial" w:eastAsia="Arial" w:hAnsi="Arial" w:cs="Arial"/>
                <w:b/>
                <w:bCs/>
                <w:color w:val="222222"/>
                <w:sz w:val="20"/>
                <w:szCs w:val="20"/>
              </w:rPr>
              <w:t>Channel</w:t>
            </w:r>
          </w:p>
        </w:tc>
        <w:tc>
          <w:tcPr>
            <w:tcW w:w="1466" w:type="dxa"/>
            <w:tcBorders>
              <w:top w:val="single" w:sz="6" w:space="0" w:color="000000"/>
              <w:left w:val="single" w:sz="6" w:space="0" w:color="CCCCCC"/>
              <w:bottom w:val="single" w:sz="6" w:space="0" w:color="000000"/>
              <w:right w:val="single" w:sz="6" w:space="0" w:color="000000"/>
            </w:tcBorders>
            <w:shd w:val="clear" w:color="auto" w:fill="CCCCCC"/>
            <w:tcMar>
              <w:top w:w="40" w:type="dxa"/>
              <w:left w:w="40" w:type="dxa"/>
              <w:bottom w:w="40" w:type="dxa"/>
              <w:right w:w="40" w:type="dxa"/>
            </w:tcMar>
            <w:vAlign w:val="bottom"/>
            <w:tcPrChange w:id="608" w:author="Lawyer" w:date="2026-05-27T18:26:00Z" w16du:dateUtc="2026-05-27T15:26:00Z">
              <w:tcPr>
                <w:tcW w:w="1466" w:type="dxa"/>
                <w:tcBorders>
                  <w:top w:val="single" w:sz="6" w:space="0" w:color="000000"/>
                  <w:left w:val="single" w:sz="6" w:space="0" w:color="CCCCCC"/>
                  <w:bottom w:val="single" w:sz="6" w:space="0" w:color="000000"/>
                  <w:right w:val="single" w:sz="6" w:space="0" w:color="000000"/>
                </w:tcBorders>
                <w:shd w:val="clear" w:color="auto" w:fill="CCCCCC"/>
                <w:tcMar>
                  <w:top w:w="40" w:type="dxa"/>
                  <w:left w:w="40" w:type="dxa"/>
                  <w:bottom w:w="40" w:type="dxa"/>
                  <w:right w:w="40" w:type="dxa"/>
                </w:tcMar>
                <w:vAlign w:val="bottom"/>
              </w:tcPr>
            </w:tcPrChange>
          </w:tcPr>
          <w:p w14:paraId="00000285"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color w:val="222222"/>
                <w:sz w:val="20"/>
                <w:szCs w:val="20"/>
              </w:rPr>
              <w:t>Min Transfer Value</w:t>
            </w:r>
          </w:p>
        </w:tc>
        <w:tc>
          <w:tcPr>
            <w:tcW w:w="1741" w:type="dxa"/>
            <w:tcBorders>
              <w:top w:val="single" w:sz="6" w:space="0" w:color="000000"/>
              <w:left w:val="single" w:sz="6" w:space="0" w:color="CCCCCC"/>
              <w:bottom w:val="single" w:sz="6" w:space="0" w:color="000000"/>
              <w:right w:val="single" w:sz="6" w:space="0" w:color="000000"/>
            </w:tcBorders>
            <w:shd w:val="clear" w:color="auto" w:fill="CCCCCC"/>
            <w:tcMar>
              <w:top w:w="40" w:type="dxa"/>
              <w:left w:w="40" w:type="dxa"/>
              <w:bottom w:w="40" w:type="dxa"/>
              <w:right w:w="40" w:type="dxa"/>
            </w:tcMar>
            <w:vAlign w:val="bottom"/>
            <w:tcPrChange w:id="609" w:author="Lawyer" w:date="2026-05-27T18:26:00Z" w16du:dateUtc="2026-05-27T15:26:00Z">
              <w:tcPr>
                <w:tcW w:w="1741" w:type="dxa"/>
                <w:tcBorders>
                  <w:top w:val="single" w:sz="6" w:space="0" w:color="000000"/>
                  <w:left w:val="single" w:sz="6" w:space="0" w:color="CCCCCC"/>
                  <w:bottom w:val="single" w:sz="6" w:space="0" w:color="000000"/>
                  <w:right w:val="single" w:sz="6" w:space="0" w:color="000000"/>
                </w:tcBorders>
                <w:shd w:val="clear" w:color="auto" w:fill="CCCCCC"/>
                <w:tcMar>
                  <w:top w:w="40" w:type="dxa"/>
                  <w:left w:w="40" w:type="dxa"/>
                  <w:bottom w:w="40" w:type="dxa"/>
                  <w:right w:w="40" w:type="dxa"/>
                </w:tcMar>
                <w:vAlign w:val="bottom"/>
              </w:tcPr>
            </w:tcPrChange>
          </w:tcPr>
          <w:p w14:paraId="00000286"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b/>
                <w:bCs/>
                <w:color w:val="222222"/>
                <w:sz w:val="20"/>
                <w:szCs w:val="20"/>
              </w:rPr>
              <w:t>Max transfer Value</w:t>
            </w:r>
          </w:p>
        </w:tc>
      </w:tr>
      <w:tr w:rsidR="00B10685" w14:paraId="290E3246" w14:textId="77777777">
        <w:trPr>
          <w:trHeight w:val="315"/>
          <w:trPrChange w:id="610"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11"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87" w14:textId="77777777" w:rsidR="00B10685" w:rsidRDefault="00000000">
            <w:pPr>
              <w:widowControl w:val="0"/>
              <w:spacing w:line="276" w:lineRule="auto"/>
              <w:rPr>
                <w:rFonts w:ascii="Arial" w:eastAsia="Arial" w:hAnsi="Arial" w:cs="Arial"/>
                <w:sz w:val="20"/>
                <w:szCs w:val="20"/>
              </w:rPr>
            </w:pPr>
            <w:r>
              <w:rPr>
                <w:rFonts w:ascii="Arial" w:eastAsia="Arial" w:hAnsi="Arial" w:cs="Arial"/>
                <w:color w:val="222222"/>
                <w:sz w:val="20"/>
                <w:szCs w:val="20"/>
              </w:rPr>
              <w:t>XAF (Cameroon)</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12"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88"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rPr>
              <w:t>500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13"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89"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rPr>
              <w:t>500,000</w:t>
            </w:r>
          </w:p>
        </w:tc>
      </w:tr>
      <w:tr w:rsidR="00B10685" w14:paraId="20AB6998" w14:textId="77777777">
        <w:trPr>
          <w:trHeight w:val="315"/>
          <w:trPrChange w:id="614"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15"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8A" w14:textId="77777777" w:rsidR="00B10685" w:rsidRDefault="00000000">
            <w:pPr>
              <w:widowControl w:val="0"/>
              <w:spacing w:line="276" w:lineRule="auto"/>
              <w:rPr>
                <w:rFonts w:ascii="Arial" w:eastAsia="Arial" w:hAnsi="Arial" w:cs="Arial"/>
                <w:sz w:val="20"/>
                <w:szCs w:val="20"/>
              </w:rPr>
            </w:pPr>
            <w:r>
              <w:rPr>
                <w:rFonts w:ascii="Arial" w:eastAsia="Arial" w:hAnsi="Arial" w:cs="Arial"/>
                <w:color w:val="222222"/>
                <w:sz w:val="20"/>
                <w:szCs w:val="20"/>
              </w:rPr>
              <w:t>KES (mobile money)</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16"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8B"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rPr>
              <w:t>80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17"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8C"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rPr>
              <w:t>250,000</w:t>
            </w:r>
          </w:p>
        </w:tc>
      </w:tr>
      <w:tr w:rsidR="00B10685" w14:paraId="6AFEAE9A" w14:textId="77777777">
        <w:trPr>
          <w:trHeight w:val="315"/>
          <w:trPrChange w:id="618"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19"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8D" w14:textId="77777777" w:rsidR="00B10685" w:rsidRDefault="00000000">
            <w:pPr>
              <w:widowControl w:val="0"/>
              <w:spacing w:line="276" w:lineRule="auto"/>
              <w:rPr>
                <w:rFonts w:ascii="Arial" w:eastAsia="Arial" w:hAnsi="Arial" w:cs="Arial"/>
                <w:color w:val="222222"/>
                <w:sz w:val="20"/>
                <w:szCs w:val="20"/>
              </w:rPr>
            </w:pPr>
            <w:r>
              <w:rPr>
                <w:rFonts w:ascii="Arial" w:eastAsia="Arial" w:hAnsi="Arial" w:cs="Arial"/>
                <w:color w:val="222222"/>
                <w:sz w:val="20"/>
                <w:szCs w:val="20"/>
              </w:rPr>
              <w:t>KES (Bank Transfer)</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20"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8E" w14:textId="77777777" w:rsidR="00B10685" w:rsidRDefault="00000000">
            <w:pPr>
              <w:widowControl w:val="0"/>
              <w:spacing w:line="276" w:lineRule="auto"/>
              <w:rPr>
                <w:rFonts w:ascii="Arial" w:eastAsia="Arial" w:hAnsi="Arial" w:cs="Arial"/>
                <w:color w:val="222222"/>
                <w:sz w:val="20"/>
                <w:szCs w:val="20"/>
              </w:rPr>
            </w:pPr>
            <w:r>
              <w:rPr>
                <w:rFonts w:ascii="Arial" w:eastAsia="Arial" w:hAnsi="Arial" w:cs="Arial"/>
                <w:color w:val="222222"/>
                <w:sz w:val="20"/>
                <w:szCs w:val="20"/>
              </w:rPr>
              <w:t xml:space="preserve">         100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21"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8F"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950,000</w:t>
            </w:r>
          </w:p>
        </w:tc>
      </w:tr>
      <w:tr w:rsidR="00B10685" w14:paraId="477D479A" w14:textId="77777777">
        <w:trPr>
          <w:trHeight w:val="315"/>
          <w:trPrChange w:id="622"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23"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90" w14:textId="77777777" w:rsidR="00B10685" w:rsidRDefault="00000000">
            <w:pPr>
              <w:widowControl w:val="0"/>
              <w:spacing w:line="276" w:lineRule="auto"/>
              <w:rPr>
                <w:rFonts w:ascii="Arial" w:eastAsia="Arial" w:hAnsi="Arial" w:cs="Arial"/>
                <w:sz w:val="20"/>
                <w:szCs w:val="20"/>
              </w:rPr>
            </w:pPr>
            <w:r>
              <w:rPr>
                <w:rFonts w:ascii="Arial" w:eastAsia="Arial" w:hAnsi="Arial" w:cs="Arial"/>
                <w:color w:val="222222"/>
                <w:sz w:val="20"/>
                <w:szCs w:val="20"/>
              </w:rPr>
              <w:t>GHS (mobile money)</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24"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1"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rPr>
              <w:t>10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25"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2" w14:textId="77777777" w:rsidR="00B10685" w:rsidRDefault="00000000">
            <w:pPr>
              <w:widowControl w:val="0"/>
              <w:spacing w:line="276" w:lineRule="auto"/>
              <w:jc w:val="center"/>
              <w:rPr>
                <w:rFonts w:ascii="Arial" w:eastAsia="Arial" w:hAnsi="Arial" w:cs="Arial"/>
                <w:sz w:val="20"/>
                <w:szCs w:val="20"/>
              </w:rPr>
            </w:pPr>
            <w:r>
              <w:rPr>
                <w:rFonts w:ascii="Arial" w:eastAsia="Arial" w:hAnsi="Arial" w:cs="Arial"/>
                <w:color w:val="222222"/>
                <w:sz w:val="20"/>
                <w:szCs w:val="20"/>
              </w:rPr>
              <w:t>15,000</w:t>
            </w:r>
          </w:p>
        </w:tc>
      </w:tr>
      <w:tr w:rsidR="00B10685" w14:paraId="2C30A9F3" w14:textId="77777777">
        <w:trPr>
          <w:trHeight w:val="315"/>
          <w:trPrChange w:id="626"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27"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93" w14:textId="77777777" w:rsidR="00B10685" w:rsidRDefault="00000000">
            <w:pPr>
              <w:widowControl w:val="0"/>
              <w:spacing w:line="276" w:lineRule="auto"/>
              <w:rPr>
                <w:rFonts w:ascii="Arial" w:eastAsia="Arial" w:hAnsi="Arial" w:cs="Arial"/>
                <w:color w:val="222222"/>
                <w:sz w:val="20"/>
                <w:szCs w:val="20"/>
              </w:rPr>
            </w:pPr>
            <w:r>
              <w:rPr>
                <w:rFonts w:ascii="Arial" w:eastAsia="Arial" w:hAnsi="Arial" w:cs="Arial"/>
                <w:color w:val="222222"/>
                <w:sz w:val="20"/>
                <w:szCs w:val="20"/>
              </w:rPr>
              <w:t>GHS (Bank Transfer)</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28"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4"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10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29"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5"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200,000</w:t>
            </w:r>
          </w:p>
        </w:tc>
      </w:tr>
      <w:tr w:rsidR="00B10685" w14:paraId="61F4A24C" w14:textId="77777777">
        <w:trPr>
          <w:trHeight w:val="315"/>
          <w:trPrChange w:id="630"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31"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96" w14:textId="77777777" w:rsidR="00B10685" w:rsidRDefault="00000000">
            <w:pPr>
              <w:widowControl w:val="0"/>
              <w:spacing w:line="276" w:lineRule="auto"/>
              <w:rPr>
                <w:rFonts w:ascii="Arial" w:eastAsia="Arial" w:hAnsi="Arial" w:cs="Arial"/>
                <w:color w:val="222222"/>
                <w:sz w:val="20"/>
                <w:szCs w:val="20"/>
              </w:rPr>
            </w:pPr>
            <w:r>
              <w:rPr>
                <w:rFonts w:ascii="Arial" w:eastAsia="Arial" w:hAnsi="Arial" w:cs="Arial"/>
                <w:color w:val="222222"/>
                <w:sz w:val="20"/>
                <w:szCs w:val="20"/>
              </w:rPr>
              <w:t>XOF (Mobile money)</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32"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7"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100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33"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8"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2,000,000</w:t>
            </w:r>
          </w:p>
        </w:tc>
      </w:tr>
      <w:tr w:rsidR="00B10685" w14:paraId="01032158" w14:textId="77777777">
        <w:trPr>
          <w:trHeight w:val="315"/>
          <w:trPrChange w:id="634"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35"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99" w14:textId="77777777" w:rsidR="00B10685" w:rsidRDefault="00000000">
            <w:pPr>
              <w:widowControl w:val="0"/>
              <w:spacing w:line="276" w:lineRule="auto"/>
              <w:rPr>
                <w:rFonts w:ascii="Arial" w:eastAsia="Arial" w:hAnsi="Arial" w:cs="Arial"/>
                <w:color w:val="222222"/>
                <w:sz w:val="20"/>
                <w:szCs w:val="20"/>
              </w:rPr>
            </w:pPr>
            <w:r>
              <w:rPr>
                <w:rFonts w:ascii="Arial" w:eastAsia="Arial" w:hAnsi="Arial" w:cs="Arial"/>
                <w:color w:val="222222"/>
                <w:sz w:val="20"/>
                <w:szCs w:val="20"/>
              </w:rPr>
              <w:t>UGX (mobile money)</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36"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A"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500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37"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B"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5,000,000</w:t>
            </w:r>
          </w:p>
        </w:tc>
      </w:tr>
      <w:tr w:rsidR="00B10685" w14:paraId="7022D760" w14:textId="77777777">
        <w:trPr>
          <w:trHeight w:val="315"/>
          <w:trPrChange w:id="638" w:author="Lawyer" w:date="2026-05-27T18:26:00Z" w16du:dateUtc="2026-05-27T15:26:00Z">
            <w:trPr>
              <w:trHeight w:val="315"/>
            </w:trPr>
          </w:trPrChange>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Change w:id="639" w:author="Lawyer" w:date="2026-05-27T18:26:00Z" w16du:dateUtc="2026-05-27T15:26:00Z">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tcPrChange>
          </w:tcPr>
          <w:p w14:paraId="0000029C" w14:textId="77777777" w:rsidR="00B10685" w:rsidRDefault="00000000">
            <w:pPr>
              <w:widowControl w:val="0"/>
              <w:spacing w:line="276" w:lineRule="auto"/>
              <w:rPr>
                <w:rFonts w:ascii="Arial" w:eastAsia="Arial" w:hAnsi="Arial" w:cs="Arial"/>
                <w:color w:val="222222"/>
                <w:sz w:val="20"/>
                <w:szCs w:val="20"/>
              </w:rPr>
            </w:pPr>
            <w:r>
              <w:rPr>
                <w:rFonts w:ascii="Arial" w:eastAsia="Arial" w:hAnsi="Arial" w:cs="Arial"/>
                <w:color w:val="222222"/>
                <w:sz w:val="20"/>
                <w:szCs w:val="20"/>
              </w:rPr>
              <w:t>TZS (mobile money)</w:t>
            </w:r>
          </w:p>
        </w:tc>
        <w:tc>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40" w:author="Lawyer" w:date="2026-05-27T18:26:00Z" w16du:dateUtc="2026-05-27T15:26:00Z">
              <w:tcPr>
                <w:tcW w:w="146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D"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1,500</w:t>
            </w:r>
          </w:p>
        </w:tc>
        <w:tc>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41" w:author="Lawyer" w:date="2026-05-27T18:26:00Z" w16du:dateUtc="2026-05-27T15:26:00Z">
              <w:tcPr>
                <w:tcW w:w="17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9E" w14:textId="77777777" w:rsidR="00B10685" w:rsidRDefault="00000000">
            <w:pPr>
              <w:widowControl w:val="0"/>
              <w:spacing w:line="276" w:lineRule="auto"/>
              <w:jc w:val="center"/>
              <w:rPr>
                <w:rFonts w:ascii="Arial" w:eastAsia="Arial" w:hAnsi="Arial" w:cs="Arial"/>
                <w:color w:val="222222"/>
                <w:sz w:val="20"/>
                <w:szCs w:val="20"/>
              </w:rPr>
            </w:pPr>
            <w:r>
              <w:rPr>
                <w:rFonts w:ascii="Arial" w:eastAsia="Arial" w:hAnsi="Arial" w:cs="Arial"/>
                <w:color w:val="222222"/>
                <w:sz w:val="20"/>
                <w:szCs w:val="20"/>
              </w:rPr>
              <w:t>4,000,000</w:t>
            </w:r>
          </w:p>
        </w:tc>
      </w:tr>
    </w:tbl>
    <w:p w14:paraId="0000029F" w14:textId="77777777" w:rsidR="00B10685" w:rsidRDefault="00B10685">
      <w:pPr>
        <w:spacing w:before="220" w:after="220" w:line="276" w:lineRule="auto"/>
        <w:rPr>
          <w:rFonts w:ascii="Arial" w:eastAsia="Arial" w:hAnsi="Arial" w:cs="Arial"/>
          <w:b/>
          <w:bCs/>
          <w:sz w:val="20"/>
          <w:szCs w:val="20"/>
        </w:rPr>
      </w:pPr>
    </w:p>
    <w:sdt>
      <w:sdtPr>
        <w:tag w:val="goog_rdk_1"/>
        <w:id w:val="1537773098"/>
        <w:lock w:val="contentLocked"/>
      </w:sdtPr>
      <w:sdtContent>
        <w:tbl>
          <w:tblPr>
            <w:tblStyle w:val="aff1"/>
            <w:tblW w:w="700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642" w:author="Lawyer" w:date="2026-05-27T18:26:00Z" w16du:dateUtc="2026-05-27T15:26:00Z">
              <w:tblPr>
                <w:tblW w:w="700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3825"/>
            <w:gridCol w:w="3180"/>
            <w:tblGridChange w:id="643">
              <w:tblGrid>
                <w:gridCol w:w="45"/>
                <w:gridCol w:w="3825"/>
                <w:gridCol w:w="3135"/>
                <w:gridCol w:w="45"/>
              </w:tblGrid>
            </w:tblGridChange>
          </w:tblGrid>
          <w:tr w:rsidR="00B10685" w14:paraId="03AD76BD" w14:textId="77777777">
            <w:trPr>
              <w:trHeight w:val="599"/>
              <w:trPrChange w:id="644" w:author="Lawyer" w:date="2026-05-27T18:26:00Z" w16du:dateUtc="2026-05-27T15:26:00Z">
                <w:trPr>
                  <w:gridBefore w:val="1"/>
                  <w:trHeight w:val="599"/>
                </w:trPr>
              </w:trPrChange>
            </w:trPr>
            <w:tc>
              <w:tcPr>
                <w:tcW w:w="7005" w:type="dxa"/>
                <w:gridSpan w:val="2"/>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Change w:id="645" w:author="Lawyer" w:date="2026-05-27T18:26:00Z" w16du:dateUtc="2026-05-27T15:26:00Z">
                  <w:tcPr>
                    <w:tcW w:w="7005" w:type="dxa"/>
                    <w:gridSpan w:val="3"/>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tcPr>
                </w:tcPrChange>
              </w:tcPr>
              <w:p w14:paraId="000002A0" w14:textId="77777777" w:rsidR="00B10685" w:rsidRDefault="00000000">
                <w:pPr>
                  <w:spacing w:line="331" w:lineRule="auto"/>
                  <w:jc w:val="center"/>
                  <w:rPr>
                    <w:rFonts w:ascii="Arial" w:eastAsia="Arial" w:hAnsi="Arial" w:cs="Arial"/>
                    <w:b/>
                    <w:bCs/>
                    <w:sz w:val="20"/>
                    <w:szCs w:val="20"/>
                  </w:rPr>
                </w:pPr>
                <w:r>
                  <w:rPr>
                    <w:rFonts w:ascii="Arial" w:eastAsia="Arial" w:hAnsi="Arial" w:cs="Arial"/>
                    <w:b/>
                    <w:bCs/>
                    <w:sz w:val="20"/>
                    <w:szCs w:val="20"/>
                  </w:rPr>
                  <w:t>USD VIRTUAL ACCOUNTS</w:t>
                </w:r>
              </w:p>
            </w:tc>
          </w:tr>
          <w:tr w:rsidR="00B10685" w14:paraId="30B0EF3A" w14:textId="77777777">
            <w:trPr>
              <w:trPrChange w:id="646" w:author="Lawyer" w:date="2026-05-27T18:26:00Z" w16du:dateUtc="2026-05-27T15:26:00Z">
                <w:trPr>
                  <w:gridBefore w:val="1"/>
                </w:trPr>
              </w:trPrChange>
            </w:trPr>
            <w:tc>
              <w:tcPr>
                <w:tcW w:w="382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647" w:author="Lawyer" w:date="2026-05-27T18:26:00Z" w16du:dateUtc="2026-05-27T15:26:00Z">
                  <w:tcPr>
                    <w:tcW w:w="382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A2" w14:textId="77777777" w:rsidR="00B10685" w:rsidRDefault="00000000">
                <w:pPr>
                  <w:spacing w:line="331" w:lineRule="auto"/>
                  <w:jc w:val="center"/>
                  <w:rPr>
                    <w:rFonts w:ascii="Arial" w:eastAsia="Arial" w:hAnsi="Arial" w:cs="Arial"/>
                    <w:b/>
                    <w:bCs/>
                    <w:sz w:val="20"/>
                    <w:szCs w:val="20"/>
                  </w:rPr>
                </w:pPr>
                <w:r>
                  <w:rPr>
                    <w:rFonts w:ascii="Arial" w:eastAsia="Arial" w:hAnsi="Arial" w:cs="Arial"/>
                    <w:b/>
                    <w:bCs/>
                    <w:sz w:val="20"/>
                    <w:szCs w:val="20"/>
                  </w:rPr>
                  <w:lastRenderedPageBreak/>
                  <w:t>Service</w:t>
                </w:r>
              </w:p>
            </w:tc>
            <w:tc>
              <w:tcPr>
                <w:tcW w:w="318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Change w:id="648" w:author="Lawyer" w:date="2026-05-27T18:26:00Z" w16du:dateUtc="2026-05-27T15:26:00Z">
                  <w:tcPr>
                    <w:tcW w:w="3180" w:type="dxa"/>
                    <w:gridSpan w:val="2"/>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tcPrChange>
              </w:tcPr>
              <w:p w14:paraId="000002A3" w14:textId="77777777" w:rsidR="00B10685" w:rsidRDefault="00000000">
                <w:pPr>
                  <w:spacing w:line="331" w:lineRule="auto"/>
                  <w:jc w:val="center"/>
                  <w:rPr>
                    <w:rFonts w:ascii="Arial" w:eastAsia="Arial" w:hAnsi="Arial" w:cs="Arial"/>
                    <w:b/>
                    <w:bCs/>
                    <w:sz w:val="20"/>
                    <w:szCs w:val="20"/>
                  </w:rPr>
                </w:pPr>
                <w:r>
                  <w:rPr>
                    <w:rFonts w:ascii="Arial" w:eastAsia="Arial" w:hAnsi="Arial" w:cs="Arial"/>
                    <w:b/>
                    <w:bCs/>
                    <w:sz w:val="20"/>
                    <w:szCs w:val="20"/>
                  </w:rPr>
                  <w:t>Description</w:t>
                </w:r>
              </w:p>
            </w:tc>
          </w:tr>
          <w:tr w:rsidR="00B10685" w14:paraId="0ED65140" w14:textId="77777777">
            <w:trPr>
              <w:trPrChange w:id="649" w:author="Lawyer" w:date="2026-05-27T18:26:00Z" w16du:dateUtc="2026-05-27T15:26:00Z">
                <w:trPr>
                  <w:gridBefore w:val="1"/>
                </w:trPr>
              </w:trPrChange>
            </w:trPr>
            <w:tc>
              <w:tcPr>
                <w:tcW w:w="382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50" w:author="Lawyer" w:date="2026-05-27T18:26:00Z" w16du:dateUtc="2026-05-27T15:26:00Z">
                  <w:tcPr>
                    <w:tcW w:w="382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4" w14:textId="77777777" w:rsidR="00B10685" w:rsidRDefault="00B10685">
                <w:pPr>
                  <w:widowControl w:val="0"/>
                  <w:spacing w:line="276" w:lineRule="auto"/>
                  <w:rPr>
                    <w:rFonts w:ascii="Arial" w:eastAsia="Arial" w:hAnsi="Arial" w:cs="Arial"/>
                    <w:sz w:val="20"/>
                    <w:szCs w:val="20"/>
                  </w:rPr>
                </w:pPr>
              </w:p>
              <w:p w14:paraId="000002A5"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Wire Fee (Collection &amp; Payout)</w:t>
                </w:r>
              </w:p>
            </w:tc>
            <w:tc>
              <w:tcPr>
                <w:tcW w:w="318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Change w:id="651" w:author="Lawyer" w:date="2026-05-27T18:26:00Z" w16du:dateUtc="2026-05-27T15:26:00Z">
                  <w:tcPr>
                    <w:tcW w:w="3180" w:type="dxa"/>
                    <w:gridSpan w:val="2"/>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6"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color w:val="222222"/>
                    <w:sz w:val="20"/>
                    <w:szCs w:val="20"/>
                  </w:rPr>
                  <w:t>$30</w:t>
                </w:r>
              </w:p>
            </w:tc>
          </w:tr>
          <w:tr w:rsidR="00B10685" w14:paraId="4EF7BB2C" w14:textId="77777777">
            <w:trPr>
              <w:trPrChange w:id="652"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53"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7" w14:textId="77777777" w:rsidR="00B10685" w:rsidRDefault="00B10685">
                <w:pPr>
                  <w:widowControl w:val="0"/>
                  <w:spacing w:line="276" w:lineRule="auto"/>
                  <w:rPr>
                    <w:rFonts w:ascii="Arial" w:eastAsia="Arial" w:hAnsi="Arial" w:cs="Arial"/>
                    <w:sz w:val="20"/>
                    <w:szCs w:val="20"/>
                  </w:rPr>
                </w:pPr>
              </w:p>
              <w:p w14:paraId="000002A8"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Wire Returns</w:t>
                </w:r>
              </w:p>
            </w:tc>
            <w:tc>
              <w:tcPr>
                <w:tcW w:w="31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Change w:id="654"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9"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color w:val="222222"/>
                    <w:sz w:val="20"/>
                    <w:szCs w:val="20"/>
                  </w:rPr>
                  <w:t>$60</w:t>
                </w:r>
              </w:p>
            </w:tc>
          </w:tr>
          <w:tr w:rsidR="00B10685" w14:paraId="10D4664C" w14:textId="77777777">
            <w:trPr>
              <w:trPrChange w:id="655"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56"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A" w14:textId="77777777" w:rsidR="00B10685" w:rsidRDefault="00B10685">
                <w:pPr>
                  <w:widowControl w:val="0"/>
                  <w:spacing w:line="276" w:lineRule="auto"/>
                  <w:rPr>
                    <w:rFonts w:ascii="Arial" w:eastAsia="Arial" w:hAnsi="Arial" w:cs="Arial"/>
                    <w:sz w:val="20"/>
                    <w:szCs w:val="20"/>
                  </w:rPr>
                </w:pPr>
              </w:p>
              <w:p w14:paraId="000002AB"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ACH Returns</w:t>
                </w:r>
              </w:p>
            </w:tc>
            <w:tc>
              <w:tcPr>
                <w:tcW w:w="31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Change w:id="657"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C"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color w:val="222222"/>
                    <w:sz w:val="20"/>
                    <w:szCs w:val="20"/>
                  </w:rPr>
                  <w:t>$15</w:t>
                </w:r>
              </w:p>
            </w:tc>
          </w:tr>
          <w:tr w:rsidR="00B10685" w14:paraId="3F6526E2" w14:textId="77777777">
            <w:trPr>
              <w:trPrChange w:id="658"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59"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D" w14:textId="77777777" w:rsidR="00B10685" w:rsidRDefault="00B10685">
                <w:pPr>
                  <w:widowControl w:val="0"/>
                  <w:spacing w:line="276" w:lineRule="auto"/>
                  <w:rPr>
                    <w:rFonts w:ascii="Arial" w:eastAsia="Arial" w:hAnsi="Arial" w:cs="Arial"/>
                    <w:sz w:val="20"/>
                    <w:szCs w:val="20"/>
                  </w:rPr>
                </w:pPr>
              </w:p>
              <w:p w14:paraId="000002AE"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Next Day ACH Fee (Collection &amp; Payout)</w:t>
                </w:r>
              </w:p>
            </w:tc>
            <w:tc>
              <w:tcPr>
                <w:tcW w:w="31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Change w:id="660"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AF"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color w:val="222222"/>
                    <w:sz w:val="20"/>
                    <w:szCs w:val="20"/>
                  </w:rPr>
                  <w:t>$2</w:t>
                </w:r>
              </w:p>
            </w:tc>
          </w:tr>
          <w:tr w:rsidR="00B10685" w14:paraId="26918B90" w14:textId="77777777">
            <w:trPr>
              <w:trPrChange w:id="661"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62"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0" w14:textId="77777777" w:rsidR="00B10685" w:rsidRDefault="00B10685">
                <w:pPr>
                  <w:widowControl w:val="0"/>
                  <w:spacing w:line="276" w:lineRule="auto"/>
                  <w:rPr>
                    <w:rFonts w:ascii="Arial" w:eastAsia="Arial" w:hAnsi="Arial" w:cs="Arial"/>
                    <w:sz w:val="20"/>
                    <w:szCs w:val="20"/>
                  </w:rPr>
                </w:pPr>
              </w:p>
              <w:p w14:paraId="000002B1"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Same day ACH Fee ( Coll &amp; Payout)</w:t>
                </w:r>
              </w:p>
            </w:tc>
            <w:tc>
              <w:tcPr>
                <w:tcW w:w="31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Change w:id="663"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2"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color w:val="222222"/>
                    <w:sz w:val="20"/>
                    <w:szCs w:val="20"/>
                  </w:rPr>
                  <w:t>$2</w:t>
                </w:r>
              </w:p>
            </w:tc>
          </w:tr>
          <w:tr w:rsidR="00B10685" w14:paraId="38A3D686" w14:textId="77777777">
            <w:trPr>
              <w:trPrChange w:id="664"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65"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3" w14:textId="77777777" w:rsidR="00B10685" w:rsidRDefault="00B10685">
                <w:pPr>
                  <w:widowControl w:val="0"/>
                  <w:spacing w:line="276" w:lineRule="auto"/>
                  <w:rPr>
                    <w:rFonts w:ascii="Arial" w:eastAsia="Arial" w:hAnsi="Arial" w:cs="Arial"/>
                    <w:sz w:val="20"/>
                    <w:szCs w:val="20"/>
                  </w:rPr>
                </w:pPr>
              </w:p>
              <w:p w14:paraId="000002B4"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 xml:space="preserve">SEPA Fee (Coll &amp; Payout ) </w:t>
                </w:r>
              </w:p>
            </w:tc>
            <w:tc>
              <w:tcPr>
                <w:tcW w:w="31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Change w:id="666"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5"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color w:val="222222"/>
                    <w:sz w:val="20"/>
                    <w:szCs w:val="20"/>
                  </w:rPr>
                  <w:t>$2</w:t>
                </w:r>
              </w:p>
            </w:tc>
          </w:tr>
          <w:tr w:rsidR="00B10685" w14:paraId="0069A9E7" w14:textId="77777777">
            <w:trPr>
              <w:trPrChange w:id="667"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68"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6" w14:textId="77777777" w:rsidR="00B10685" w:rsidRDefault="00B10685">
                <w:pPr>
                  <w:widowControl w:val="0"/>
                  <w:spacing w:line="276" w:lineRule="auto"/>
                  <w:rPr>
                    <w:rFonts w:ascii="Arial" w:eastAsia="Arial" w:hAnsi="Arial" w:cs="Arial"/>
                    <w:sz w:val="20"/>
                    <w:szCs w:val="20"/>
                  </w:rPr>
                </w:pPr>
              </w:p>
              <w:p w14:paraId="000002B7"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 xml:space="preserve">SWIFT Fee (Coll &amp; Payout) </w:t>
                </w:r>
              </w:p>
            </w:tc>
            <w:tc>
              <w:tcPr>
                <w:tcW w:w="31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Change w:id="669"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8"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color w:val="222222"/>
                    <w:sz w:val="20"/>
                    <w:szCs w:val="20"/>
                  </w:rPr>
                  <w:t>$30</w:t>
                </w:r>
              </w:p>
            </w:tc>
          </w:tr>
          <w:tr w:rsidR="00B10685" w14:paraId="70A7A083" w14:textId="77777777">
            <w:trPr>
              <w:trPrChange w:id="670"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71"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9" w14:textId="77777777" w:rsidR="00B10685" w:rsidRDefault="00B10685">
                <w:pPr>
                  <w:widowControl w:val="0"/>
                  <w:spacing w:line="276" w:lineRule="auto"/>
                  <w:rPr>
                    <w:rFonts w:ascii="Arial" w:eastAsia="Arial" w:hAnsi="Arial" w:cs="Arial"/>
                    <w:sz w:val="20"/>
                    <w:szCs w:val="20"/>
                  </w:rPr>
                </w:pPr>
              </w:p>
              <w:p w14:paraId="000002BA"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KYC Checks (Customer) - Year</w:t>
                </w:r>
              </w:p>
            </w:tc>
            <w:tc>
              <w:tcPr>
                <w:tcW w:w="31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72"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BB"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sz w:val="20"/>
                    <w:szCs w:val="20"/>
                  </w:rPr>
                  <w:t>$5</w:t>
                </w:r>
              </w:p>
            </w:tc>
          </w:tr>
          <w:tr w:rsidR="00B10685" w14:paraId="69C5B820" w14:textId="77777777">
            <w:trPr>
              <w:trPrChange w:id="673"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74"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C" w14:textId="77777777" w:rsidR="00B10685" w:rsidRDefault="00B10685">
                <w:pPr>
                  <w:widowControl w:val="0"/>
                  <w:spacing w:line="276" w:lineRule="auto"/>
                  <w:rPr>
                    <w:rFonts w:ascii="Arial" w:eastAsia="Arial" w:hAnsi="Arial" w:cs="Arial"/>
                    <w:sz w:val="20"/>
                    <w:szCs w:val="20"/>
                  </w:rPr>
                </w:pPr>
              </w:p>
              <w:p w14:paraId="000002BD"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KYC Checks (Business) - Year</w:t>
                </w:r>
              </w:p>
            </w:tc>
            <w:tc>
              <w:tcPr>
                <w:tcW w:w="31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75"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BE"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sz w:val="20"/>
                    <w:szCs w:val="20"/>
                  </w:rPr>
                  <w:t>$15</w:t>
                </w:r>
              </w:p>
            </w:tc>
          </w:tr>
          <w:tr w:rsidR="00B10685" w14:paraId="6135997C" w14:textId="77777777">
            <w:trPr>
              <w:trPrChange w:id="676" w:author="Lawyer" w:date="2026-05-27T18:26:00Z" w16du:dateUtc="2026-05-27T15:26:00Z">
                <w:trPr>
                  <w:gridBefore w:val="1"/>
                </w:trPr>
              </w:trPrChange>
            </w:trPr>
            <w:tc>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Change w:id="677" w:author="Lawyer" w:date="2026-05-27T18:26:00Z" w16du:dateUtc="2026-05-27T15:26:00Z">
                  <w:tcPr>
                    <w:tcW w:w="382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tcPrChange>
              </w:tcPr>
              <w:p w14:paraId="000002BF" w14:textId="77777777" w:rsidR="00B10685" w:rsidRDefault="00B10685">
                <w:pPr>
                  <w:widowControl w:val="0"/>
                  <w:spacing w:line="276" w:lineRule="auto"/>
                  <w:rPr>
                    <w:rFonts w:ascii="Arial" w:eastAsia="Arial" w:hAnsi="Arial" w:cs="Arial"/>
                    <w:sz w:val="20"/>
                    <w:szCs w:val="20"/>
                  </w:rPr>
                </w:pPr>
              </w:p>
              <w:p w14:paraId="000002C0" w14:textId="77777777" w:rsidR="00B10685" w:rsidRDefault="00000000">
                <w:pPr>
                  <w:widowControl w:val="0"/>
                  <w:spacing w:line="276" w:lineRule="auto"/>
                  <w:rPr>
                    <w:rFonts w:ascii="Arial" w:eastAsia="Arial" w:hAnsi="Arial" w:cs="Arial"/>
                    <w:sz w:val="20"/>
                    <w:szCs w:val="20"/>
                  </w:rPr>
                </w:pPr>
                <w:r>
                  <w:rPr>
                    <w:rFonts w:ascii="Arial" w:eastAsia="Arial" w:hAnsi="Arial" w:cs="Arial"/>
                    <w:sz w:val="20"/>
                    <w:szCs w:val="20"/>
                  </w:rPr>
                  <w:t>Infrastructure Fee</w:t>
                </w:r>
              </w:p>
            </w:tc>
            <w:tc>
              <w:tcPr>
                <w:tcW w:w="31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Change w:id="678" w:author="Lawyer" w:date="2026-05-27T18:26:00Z" w16du:dateUtc="2026-05-27T15:26:00Z">
                  <w:tcPr>
                    <w:tcW w:w="3180" w:type="dxa"/>
                    <w:gridSpan w:val="2"/>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tcPrChange>
              </w:tcPr>
              <w:p w14:paraId="000002C1" w14:textId="77777777" w:rsidR="00B10685" w:rsidRDefault="00000000">
                <w:pPr>
                  <w:widowControl w:val="0"/>
                  <w:spacing w:line="276" w:lineRule="auto"/>
                  <w:jc w:val="right"/>
                  <w:rPr>
                    <w:rFonts w:ascii="Arial" w:eastAsia="Arial" w:hAnsi="Arial" w:cs="Arial"/>
                    <w:sz w:val="20"/>
                    <w:szCs w:val="20"/>
                  </w:rPr>
                </w:pPr>
                <w:r>
                  <w:rPr>
                    <w:rFonts w:ascii="Arial" w:eastAsia="Arial" w:hAnsi="Arial" w:cs="Arial"/>
                    <w:sz w:val="20"/>
                    <w:szCs w:val="20"/>
                  </w:rPr>
                  <w:t xml:space="preserve">3% </w:t>
                </w:r>
              </w:p>
            </w:tc>
          </w:tr>
        </w:tbl>
      </w:sdtContent>
    </w:sdt>
    <w:p w14:paraId="000002C2" w14:textId="77777777" w:rsidR="00B10685" w:rsidRDefault="00000000">
      <w:pPr>
        <w:spacing w:before="220" w:after="220" w:line="276" w:lineRule="auto"/>
        <w:rPr>
          <w:rFonts w:ascii="Arial" w:eastAsia="Arial" w:hAnsi="Arial" w:cs="Arial"/>
          <w:b/>
          <w:bCs/>
          <w:sz w:val="20"/>
          <w:szCs w:val="20"/>
        </w:rPr>
      </w:pPr>
      <w:r>
        <w:rPr>
          <w:rFonts w:ascii="Arial" w:eastAsia="Arial" w:hAnsi="Arial" w:cs="Arial"/>
          <w:b/>
          <w:bCs/>
          <w:sz w:val="20"/>
          <w:szCs w:val="20"/>
        </w:rPr>
        <w:t>NOTE:</w:t>
      </w:r>
    </w:p>
    <w:p w14:paraId="000002C3" w14:textId="77777777" w:rsidR="00B10685" w:rsidRDefault="00000000">
      <w:pPr>
        <w:numPr>
          <w:ilvl w:val="0"/>
          <w:numId w:val="1"/>
        </w:numPr>
        <w:shd w:val="clear" w:color="auto" w:fill="FFFFFF"/>
        <w:spacing w:before="200" w:line="276" w:lineRule="auto"/>
        <w:rPr>
          <w:rFonts w:ascii="Arial" w:eastAsia="Arial" w:hAnsi="Arial" w:cs="Arial"/>
          <w:color w:val="222222"/>
          <w:sz w:val="20"/>
          <w:szCs w:val="20"/>
        </w:rPr>
        <w:pPrChange w:id="679" w:author="Lawyer" w:date="2026-05-27T18:26:00Z" w16du:dateUtc="2026-05-27T15:26:00Z">
          <w:pPr>
            <w:numPr>
              <w:numId w:val="25"/>
            </w:numPr>
            <w:shd w:val="clear" w:color="auto" w:fill="FFFFFF"/>
            <w:spacing w:before="200" w:line="276" w:lineRule="auto"/>
            <w:ind w:left="720" w:hanging="360"/>
          </w:pPr>
        </w:pPrChange>
      </w:pPr>
      <w:r>
        <w:rPr>
          <w:rFonts w:ascii="Arial" w:eastAsia="Arial" w:hAnsi="Arial" w:cs="Arial"/>
          <w:color w:val="222222"/>
          <w:sz w:val="20"/>
          <w:szCs w:val="20"/>
        </w:rPr>
        <w:t>A 3% infrastructure fee applies per transaction.</w:t>
      </w:r>
    </w:p>
    <w:p w14:paraId="000002C4" w14:textId="77777777" w:rsidR="00B10685" w:rsidRDefault="00000000">
      <w:pPr>
        <w:numPr>
          <w:ilvl w:val="0"/>
          <w:numId w:val="1"/>
        </w:numPr>
        <w:shd w:val="clear" w:color="auto" w:fill="FFFFFF"/>
        <w:spacing w:after="200" w:line="276" w:lineRule="auto"/>
        <w:rPr>
          <w:rFonts w:ascii="Arial" w:eastAsia="Arial" w:hAnsi="Arial" w:cs="Arial"/>
          <w:color w:val="222222"/>
          <w:sz w:val="20"/>
          <w:szCs w:val="20"/>
        </w:rPr>
        <w:pPrChange w:id="680" w:author="Lawyer" w:date="2026-05-27T18:26:00Z" w16du:dateUtc="2026-05-27T15:26:00Z">
          <w:pPr>
            <w:numPr>
              <w:numId w:val="25"/>
            </w:numPr>
            <w:shd w:val="clear" w:color="auto" w:fill="FFFFFF"/>
            <w:spacing w:after="200" w:line="276" w:lineRule="auto"/>
            <w:ind w:left="720" w:hanging="360"/>
          </w:pPr>
        </w:pPrChange>
      </w:pPr>
      <w:r>
        <w:rPr>
          <w:rFonts w:ascii="Arial" w:eastAsia="Arial" w:hAnsi="Arial" w:cs="Arial"/>
          <w:color w:val="222222"/>
          <w:sz w:val="20"/>
          <w:szCs w:val="20"/>
        </w:rPr>
        <w:t>The minimum transaction value is $100</w:t>
      </w:r>
    </w:p>
    <w:p w14:paraId="000002C5" w14:textId="77777777" w:rsidR="00B10685" w:rsidRDefault="00B10685">
      <w:pPr>
        <w:spacing w:before="220" w:after="220" w:line="276" w:lineRule="auto"/>
        <w:rPr>
          <w:rFonts w:ascii="Arial" w:eastAsia="Arial" w:hAnsi="Arial" w:cs="Arial"/>
          <w:b/>
          <w:bCs/>
          <w:sz w:val="20"/>
          <w:szCs w:val="20"/>
        </w:rPr>
      </w:pPr>
    </w:p>
    <w:p w14:paraId="000002C6" w14:textId="77777777" w:rsidR="00B10685" w:rsidRDefault="00B10685">
      <w:pPr>
        <w:pBdr>
          <w:top w:val="nil"/>
          <w:left w:val="nil"/>
          <w:bottom w:val="nil"/>
          <w:right w:val="nil"/>
          <w:between w:val="nil"/>
        </w:pBdr>
        <w:spacing w:before="220" w:after="220"/>
        <w:rPr>
          <w:rFonts w:ascii="Open Sans" w:eastAsia="Open Sans" w:hAnsi="Open Sans" w:cs="Open Sans"/>
          <w:b/>
          <w:bCs/>
          <w:sz w:val="22"/>
          <w:szCs w:val="22"/>
          <w:u w:val="single"/>
        </w:rPr>
      </w:pPr>
    </w:p>
    <w:p w14:paraId="000002C7" w14:textId="77777777" w:rsidR="00B10685" w:rsidRDefault="00B10685">
      <w:pPr>
        <w:spacing w:before="220" w:after="220" w:line="276" w:lineRule="auto"/>
        <w:rPr>
          <w:rFonts w:ascii="Open Sans" w:eastAsia="Open Sans" w:hAnsi="Open Sans" w:cs="Open Sans"/>
          <w:b/>
          <w:bCs/>
          <w:sz w:val="22"/>
          <w:szCs w:val="22"/>
          <w:u w:val="single"/>
        </w:rPr>
      </w:pPr>
    </w:p>
    <w:p w14:paraId="000002C8"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jc w:val="center"/>
        <w:rPr>
          <w:rFonts w:ascii="Open Sans" w:eastAsia="Open Sans" w:hAnsi="Open Sans" w:cs="Open Sans"/>
          <w:b/>
          <w:bCs/>
          <w:color w:val="222222"/>
          <w:sz w:val="22"/>
          <w:szCs w:val="22"/>
        </w:rPr>
      </w:pPr>
      <w:r>
        <w:rPr>
          <w:rFonts w:ascii="Open Sans" w:eastAsia="Open Sans" w:hAnsi="Open Sans" w:cs="Open Sans"/>
          <w:b/>
          <w:bCs/>
          <w:color w:val="222222"/>
          <w:sz w:val="22"/>
          <w:szCs w:val="22"/>
        </w:rPr>
        <w:t>SCHEDULE 3</w:t>
      </w:r>
    </w:p>
    <w:p w14:paraId="000002C9" w14:textId="77777777" w:rsidR="00B1068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jc w:val="center"/>
        <w:rPr>
          <w:rFonts w:ascii="Open Sans" w:eastAsia="Open Sans" w:hAnsi="Open Sans" w:cs="Open Sans"/>
          <w:b/>
          <w:bCs/>
          <w:color w:val="222222"/>
          <w:sz w:val="22"/>
          <w:szCs w:val="22"/>
        </w:rPr>
      </w:pPr>
      <w:r>
        <w:rPr>
          <w:rFonts w:ascii="Open Sans" w:eastAsia="Open Sans" w:hAnsi="Open Sans" w:cs="Open Sans"/>
          <w:b/>
          <w:bCs/>
          <w:color w:val="222222"/>
          <w:sz w:val="22"/>
          <w:szCs w:val="22"/>
        </w:rPr>
        <w:t>EXCLUDED SERVICES FROM MAPLERAD CARD SERVICES</w:t>
      </w:r>
    </w:p>
    <w:p w14:paraId="000002CA" w14:textId="77777777" w:rsidR="00B10685" w:rsidRDefault="00B10685">
      <w:pPr>
        <w:pBdr>
          <w:top w:val="none" w:sz="0" w:space="0" w:color="000000"/>
          <w:left w:val="none" w:sz="0" w:space="0" w:color="000000"/>
          <w:bottom w:val="none" w:sz="0" w:space="0" w:color="000000"/>
          <w:right w:val="none" w:sz="0" w:space="0" w:color="000000"/>
          <w:between w:val="none" w:sz="0" w:space="0" w:color="000000"/>
        </w:pBdr>
        <w:shd w:val="clear" w:color="auto" w:fill="FFFFFF"/>
        <w:jc w:val="center"/>
        <w:rPr>
          <w:rFonts w:ascii="Open Sans" w:eastAsia="Open Sans" w:hAnsi="Open Sans" w:cs="Open Sans"/>
          <w:b/>
          <w:bCs/>
          <w:color w:val="222222"/>
          <w:sz w:val="22"/>
          <w:szCs w:val="22"/>
        </w:rPr>
      </w:pPr>
    </w:p>
    <w:p w14:paraId="000002CB" w14:textId="349CA976" w:rsidR="00B1068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Open Sans" w:eastAsia="Open Sans" w:hAnsi="Open Sans" w:cs="Open Sans"/>
          <w:color w:val="222222"/>
          <w:sz w:val="22"/>
          <w:szCs w:val="22"/>
        </w:rPr>
      </w:pPr>
      <w:r>
        <w:rPr>
          <w:rFonts w:ascii="Open Sans" w:eastAsia="Open Sans" w:hAnsi="Open Sans" w:cs="Open Sans"/>
          <w:color w:val="222222"/>
          <w:sz w:val="22"/>
          <w:szCs w:val="22"/>
        </w:rPr>
        <w:t>This includes but not limited the items listed below. Maplerad reserves the right to amend the items in the list as it deems necessary for the operation of its</w:t>
      </w:r>
      <w:ins w:id="681" w:author="Lawyer" w:date="2026-05-27T18:26:00Z" w16du:dateUtc="2026-05-27T15:26:00Z">
        <w:r>
          <w:rPr>
            <w:rFonts w:ascii="Open Sans" w:eastAsia="Open Sans" w:hAnsi="Open Sans" w:cs="Open Sans"/>
            <w:color w:val="222222"/>
            <w:sz w:val="22"/>
            <w:szCs w:val="22"/>
          </w:rPr>
          <w:t xml:space="preserve"> business</w:t>
        </w:r>
        <w:r>
          <w:rPr>
            <w:rFonts w:ascii="Open Sans" w:eastAsia="Open Sans" w:hAnsi="Open Sans" w:cs="Open Sans"/>
            <w:color w:val="000000"/>
            <w:sz w:val="22"/>
            <w:szCs w:val="22"/>
          </w:rPr>
          <w:t>, provided that Maplerad shall give the CLIENT at least fourteen (14) days’ prior written notice of any addition to the excluded items list before such amendment takes effect. The CLIENT may, within such notice period, serve written notice of termination of this Agreement without liability for early termination if the amendment materially prejudices the CLIENT’s</w:t>
        </w:r>
      </w:ins>
      <w:r>
        <w:rPr>
          <w:rFonts w:ascii="Open Sans" w:hAnsi="Open Sans"/>
          <w:color w:val="000000"/>
          <w:sz w:val="22"/>
          <w:rPrChange w:id="682" w:author="Lawyer" w:date="2026-05-27T18:26:00Z" w16du:dateUtc="2026-05-27T15:26:00Z">
            <w:rPr>
              <w:rFonts w:ascii="Open Sans" w:hAnsi="Open Sans"/>
              <w:color w:val="222222"/>
              <w:sz w:val="22"/>
            </w:rPr>
          </w:rPrChange>
        </w:rPr>
        <w:t xml:space="preserve"> business.</w:t>
      </w:r>
    </w:p>
    <w:p w14:paraId="000002CC" w14:textId="77777777" w:rsidR="00B10685" w:rsidRDefault="00B10685">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Open Sans" w:eastAsia="Open Sans" w:hAnsi="Open Sans" w:cs="Open Sans"/>
          <w:color w:val="222222"/>
          <w:sz w:val="22"/>
          <w:szCs w:val="22"/>
        </w:rPr>
      </w:pPr>
    </w:p>
    <w:p w14:paraId="000002CD"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83"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lastRenderedPageBreak/>
        <w:t>Money Transfers (Transfers to another account).</w:t>
      </w:r>
    </w:p>
    <w:p w14:paraId="000002CE"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84"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Travel Related Arrangement Services.</w:t>
      </w:r>
    </w:p>
    <w:p w14:paraId="000002CF"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85"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Outbound Telemarketing Merchants.</w:t>
      </w:r>
    </w:p>
    <w:p w14:paraId="000002D0"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86"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Non-Financial Institutions/Cryptocurrency.</w:t>
      </w:r>
    </w:p>
    <w:p w14:paraId="000002D1"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87"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Security Brokers/Dealers.</w:t>
      </w:r>
    </w:p>
    <w:p w14:paraId="000002D2"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88"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Dating and Escort Services.</w:t>
      </w:r>
    </w:p>
    <w:p w14:paraId="000002D3"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89"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Massage Parlors.</w:t>
      </w:r>
    </w:p>
    <w:p w14:paraId="000002D4"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90"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Government-owned Lotteries.</w:t>
      </w:r>
    </w:p>
    <w:p w14:paraId="000002D5"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91"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Government-licensed Online Casinos (Online Gambling).</w:t>
      </w:r>
    </w:p>
    <w:p w14:paraId="000002D6" w14:textId="77777777" w:rsidR="00B10685" w:rsidRDefault="00000000">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692"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r>
        <w:rPr>
          <w:rFonts w:ascii="Open Sans" w:eastAsia="Open Sans" w:hAnsi="Open Sans" w:cs="Open Sans"/>
          <w:color w:val="222222"/>
          <w:sz w:val="22"/>
          <w:szCs w:val="22"/>
        </w:rPr>
        <w:t>Government-licensed Horse/Dog Racing.</w:t>
      </w:r>
    </w:p>
    <w:p w14:paraId="4A15CB35" w14:textId="2820501C" w:rsidR="002561DA" w:rsidRPr="002561DA" w:rsidRDefault="00000000" w:rsidP="002561DA">
      <w:pPr>
        <w:numPr>
          <w:ilvl w:val="6"/>
          <w:numId w:val="15"/>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ins w:id="693" w:author="Lawyer" w:date="2026-05-27T18:26:00Z" w16du:dateUtc="2026-05-27T15:26:00Z"/>
          <w:rFonts w:ascii="Open Sans" w:eastAsia="Open Sans" w:hAnsi="Open Sans" w:cs="Open Sans"/>
          <w:sz w:val="22"/>
          <w:szCs w:val="22"/>
        </w:rPr>
      </w:pPr>
      <w:r>
        <w:rPr>
          <w:rFonts w:ascii="Open Sans" w:eastAsia="Open Sans" w:hAnsi="Open Sans" w:cs="Open Sans"/>
          <w:color w:val="222222"/>
          <w:sz w:val="22"/>
          <w:szCs w:val="22"/>
        </w:rPr>
        <w:t>Betting and Online Gambling.</w:t>
      </w:r>
    </w:p>
    <w:p w14:paraId="024AA9BA" w14:textId="77777777" w:rsidR="002561DA" w:rsidRDefault="002561DA" w:rsidP="002561DA">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ins w:id="694" w:author="Lawyer" w:date="2026-05-27T18:26:00Z" w16du:dateUtc="2026-05-27T15:26:00Z"/>
          <w:rFonts w:ascii="Open Sans" w:eastAsia="Open Sans" w:hAnsi="Open Sans" w:cs="Open Sans"/>
          <w:sz w:val="22"/>
          <w:szCs w:val="22"/>
          <w:lang w:val="uk-UA"/>
        </w:rPr>
      </w:pPr>
    </w:p>
    <w:p w14:paraId="7F698865" w14:textId="77777777" w:rsidR="002561DA" w:rsidRDefault="002561DA" w:rsidP="002561DA">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ins w:id="695" w:author="Lawyer" w:date="2026-05-27T18:26:00Z" w16du:dateUtc="2026-05-27T15:26:00Z"/>
          <w:rFonts w:ascii="Open Sans" w:eastAsia="Open Sans" w:hAnsi="Open Sans" w:cs="Open Sans"/>
          <w:sz w:val="22"/>
          <w:szCs w:val="22"/>
          <w:lang w:val="uk-UA"/>
        </w:rPr>
      </w:pPr>
    </w:p>
    <w:p w14:paraId="0BCE137B" w14:textId="77777777" w:rsidR="002561DA" w:rsidRDefault="002561DA" w:rsidP="002561DA">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ins w:id="696" w:author="Lawyer" w:date="2026-05-27T18:26:00Z" w16du:dateUtc="2026-05-27T15:26:00Z"/>
          <w:rFonts w:ascii="Open Sans" w:eastAsia="Open Sans" w:hAnsi="Open Sans" w:cs="Open Sans"/>
          <w:sz w:val="22"/>
          <w:szCs w:val="22"/>
          <w:lang w:val="uk-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561DA" w:rsidRPr="006D50E8" w14:paraId="2B51F991" w14:textId="77777777" w:rsidTr="00A018E2">
        <w:trPr>
          <w:ins w:id="697" w:author="Lawyer" w:date="2026-05-27T18:26:00Z"/>
        </w:trPr>
        <w:tc>
          <w:tcPr>
            <w:tcW w:w="4508" w:type="dxa"/>
          </w:tcPr>
          <w:p w14:paraId="5BAD9940" w14:textId="77777777" w:rsidR="002561DA" w:rsidRPr="006D50E8" w:rsidRDefault="002561DA" w:rsidP="00A018E2">
            <w:pPr>
              <w:tabs>
                <w:tab w:val="left" w:pos="0"/>
                <w:tab w:val="left" w:pos="1080"/>
              </w:tabs>
              <w:jc w:val="both"/>
              <w:rPr>
                <w:ins w:id="698" w:author="Lawyer" w:date="2026-05-27T18:26:00Z" w16du:dateUtc="2026-05-27T15:26:00Z"/>
                <w:rFonts w:ascii="Book Antiqua" w:eastAsia="Book Antiqua" w:hAnsi="Book Antiqua" w:cs="Book Antiqua"/>
                <w:b/>
              </w:rPr>
            </w:pPr>
            <w:ins w:id="699" w:author="Lawyer" w:date="2026-05-27T18:26:00Z" w16du:dateUtc="2026-05-27T15:26:00Z">
              <w:r w:rsidRPr="006D50E8">
                <w:rPr>
                  <w:rFonts w:ascii="Book Antiqua" w:eastAsia="Book Antiqua" w:hAnsi="Book Antiqua" w:cs="Book Antiqua"/>
                  <w:b/>
                </w:rPr>
                <w:t>Signed for and on behalf of:</w:t>
              </w:r>
            </w:ins>
          </w:p>
          <w:p w14:paraId="2DDD0112" w14:textId="77777777" w:rsidR="002561DA" w:rsidRPr="006D50E8" w:rsidRDefault="002561DA" w:rsidP="00A018E2">
            <w:pPr>
              <w:tabs>
                <w:tab w:val="left" w:pos="0"/>
                <w:tab w:val="left" w:pos="1080"/>
              </w:tabs>
              <w:spacing w:line="360" w:lineRule="auto"/>
              <w:jc w:val="both"/>
              <w:rPr>
                <w:ins w:id="700" w:author="Lawyer" w:date="2026-05-27T18:26:00Z" w16du:dateUtc="2026-05-27T15:26:00Z"/>
                <w:rFonts w:ascii="Book Antiqua" w:eastAsia="Book Antiqua" w:hAnsi="Book Antiqua" w:cs="Book Antiqua"/>
                <w:b/>
                <w:sz w:val="4"/>
                <w:szCs w:val="4"/>
              </w:rPr>
            </w:pPr>
            <w:ins w:id="701" w:author="Lawyer" w:date="2026-05-27T18:26:00Z" w16du:dateUtc="2026-05-27T15:26:00Z">
              <w:r w:rsidRPr="006D50E8">
                <w:rPr>
                  <w:rFonts w:ascii="Book Antiqua" w:eastAsia="Book Antiqua" w:hAnsi="Book Antiqua" w:cs="Book Antiqua"/>
                  <w:b/>
                </w:rPr>
                <w:t>MAPLERAD LIMITED</w:t>
              </w:r>
            </w:ins>
          </w:p>
          <w:p w14:paraId="127EDAB2" w14:textId="77777777" w:rsidR="002561DA" w:rsidRPr="006D50E8" w:rsidRDefault="002561DA" w:rsidP="00A018E2">
            <w:pPr>
              <w:tabs>
                <w:tab w:val="left" w:pos="0"/>
                <w:tab w:val="left" w:pos="1080"/>
              </w:tabs>
              <w:jc w:val="both"/>
              <w:rPr>
                <w:ins w:id="702" w:author="Lawyer" w:date="2026-05-27T18:26:00Z" w16du:dateUtc="2026-05-27T15:26:00Z"/>
                <w:rFonts w:ascii="Book Antiqua" w:eastAsia="Book Antiqua" w:hAnsi="Book Antiqua" w:cs="Book Antiqua"/>
                <w:b/>
                <w:lang w:val="uk-UA"/>
              </w:rPr>
            </w:pPr>
          </w:p>
        </w:tc>
        <w:tc>
          <w:tcPr>
            <w:tcW w:w="4508" w:type="dxa"/>
          </w:tcPr>
          <w:p w14:paraId="27989943" w14:textId="77777777" w:rsidR="002561DA" w:rsidRPr="006D50E8" w:rsidRDefault="002561DA" w:rsidP="00A018E2">
            <w:pPr>
              <w:tabs>
                <w:tab w:val="left" w:pos="0"/>
                <w:tab w:val="left" w:pos="1080"/>
              </w:tabs>
              <w:jc w:val="both"/>
              <w:rPr>
                <w:ins w:id="703" w:author="Lawyer" w:date="2026-05-27T18:26:00Z" w16du:dateUtc="2026-05-27T15:26:00Z"/>
                <w:rFonts w:ascii="Book Antiqua" w:eastAsia="Book Antiqua" w:hAnsi="Book Antiqua" w:cs="Book Antiqua"/>
                <w:b/>
              </w:rPr>
            </w:pPr>
            <w:ins w:id="704" w:author="Lawyer" w:date="2026-05-27T18:26:00Z" w16du:dateUtc="2026-05-27T15:26:00Z">
              <w:r w:rsidRPr="006D50E8">
                <w:rPr>
                  <w:rFonts w:ascii="Book Antiqua" w:eastAsia="Book Antiqua" w:hAnsi="Book Antiqua" w:cs="Book Antiqua"/>
                  <w:b/>
                </w:rPr>
                <w:t>Signed for and on behalf of:</w:t>
              </w:r>
            </w:ins>
          </w:p>
          <w:p w14:paraId="243C5477" w14:textId="77777777" w:rsidR="002561DA" w:rsidRPr="006D50E8" w:rsidRDefault="002561DA" w:rsidP="00A018E2">
            <w:pPr>
              <w:tabs>
                <w:tab w:val="left" w:pos="0"/>
                <w:tab w:val="left" w:pos="1080"/>
              </w:tabs>
              <w:spacing w:line="360" w:lineRule="auto"/>
              <w:jc w:val="both"/>
              <w:rPr>
                <w:ins w:id="705" w:author="Lawyer" w:date="2026-05-27T18:26:00Z" w16du:dateUtc="2026-05-27T15:26:00Z"/>
                <w:rFonts w:ascii="Book Antiqua" w:eastAsia="Book Antiqua" w:hAnsi="Book Antiqua" w:cs="Book Antiqua"/>
                <w:b/>
              </w:rPr>
            </w:pPr>
            <w:ins w:id="706" w:author="Lawyer" w:date="2026-05-27T18:26:00Z" w16du:dateUtc="2026-05-27T15:26:00Z">
              <w:r w:rsidRPr="006D50E8">
                <w:rPr>
                  <w:rFonts w:ascii="Book Antiqua" w:eastAsia="Book Antiqua" w:hAnsi="Book Antiqua" w:cs="Book Antiqua"/>
                  <w:b/>
                </w:rPr>
                <w:t>AVADA LTD</w:t>
              </w:r>
            </w:ins>
          </w:p>
          <w:p w14:paraId="39812AC1" w14:textId="77777777" w:rsidR="002561DA" w:rsidRPr="006D50E8" w:rsidRDefault="002561DA" w:rsidP="00A018E2">
            <w:pPr>
              <w:tabs>
                <w:tab w:val="left" w:pos="0"/>
                <w:tab w:val="left" w:pos="1080"/>
              </w:tabs>
              <w:jc w:val="both"/>
              <w:rPr>
                <w:ins w:id="707" w:author="Lawyer" w:date="2026-05-27T18:26:00Z" w16du:dateUtc="2026-05-27T15:26:00Z"/>
                <w:rFonts w:ascii="Book Antiqua" w:eastAsia="Book Antiqua" w:hAnsi="Book Antiqua" w:cs="Book Antiqua"/>
                <w:b/>
                <w:lang w:val="uk-UA"/>
              </w:rPr>
            </w:pPr>
          </w:p>
        </w:tc>
      </w:tr>
      <w:tr w:rsidR="002561DA" w:rsidRPr="006D50E8" w14:paraId="49DDDC70" w14:textId="77777777" w:rsidTr="00A018E2">
        <w:trPr>
          <w:trHeight w:val="1936"/>
          <w:ins w:id="708" w:author="Lawyer" w:date="2026-05-27T18:26:00Z"/>
        </w:trPr>
        <w:tc>
          <w:tcPr>
            <w:tcW w:w="4508" w:type="dxa"/>
          </w:tcPr>
          <w:p w14:paraId="02E00626" w14:textId="77777777" w:rsidR="002561DA" w:rsidRPr="006D50E8" w:rsidRDefault="002561DA" w:rsidP="00A018E2">
            <w:pPr>
              <w:tabs>
                <w:tab w:val="left" w:pos="0"/>
                <w:tab w:val="left" w:pos="1080"/>
              </w:tabs>
              <w:jc w:val="both"/>
              <w:rPr>
                <w:ins w:id="709" w:author="Lawyer" w:date="2026-05-27T18:26:00Z" w16du:dateUtc="2026-05-27T15:26:00Z"/>
                <w:rFonts w:ascii="Book Antiqua" w:eastAsia="Book Antiqua" w:hAnsi="Book Antiqua" w:cs="Book Antiqua"/>
                <w:b/>
                <w:lang w:val="uk-UA"/>
              </w:rPr>
            </w:pPr>
          </w:p>
        </w:tc>
        <w:tc>
          <w:tcPr>
            <w:tcW w:w="4508" w:type="dxa"/>
          </w:tcPr>
          <w:p w14:paraId="67588471" w14:textId="77777777" w:rsidR="002561DA" w:rsidRPr="006D50E8" w:rsidRDefault="002561DA" w:rsidP="00A018E2">
            <w:pPr>
              <w:tabs>
                <w:tab w:val="left" w:pos="0"/>
                <w:tab w:val="left" w:pos="1080"/>
              </w:tabs>
              <w:jc w:val="both"/>
              <w:rPr>
                <w:ins w:id="710" w:author="Lawyer" w:date="2026-05-27T18:26:00Z" w16du:dateUtc="2026-05-27T15:26:00Z"/>
                <w:rFonts w:ascii="Book Antiqua" w:eastAsia="Book Antiqua" w:hAnsi="Book Antiqua" w:cs="Book Antiqua"/>
                <w:b/>
                <w:lang w:val="uk-UA"/>
              </w:rPr>
            </w:pPr>
          </w:p>
        </w:tc>
      </w:tr>
      <w:tr w:rsidR="002561DA" w:rsidRPr="006D50E8" w14:paraId="0DF0EDDB" w14:textId="77777777" w:rsidTr="00A018E2">
        <w:trPr>
          <w:ins w:id="711" w:author="Lawyer" w:date="2026-05-27T18:26:00Z"/>
        </w:trPr>
        <w:tc>
          <w:tcPr>
            <w:tcW w:w="4508" w:type="dxa"/>
          </w:tcPr>
          <w:p w14:paraId="5F5E890E" w14:textId="77777777" w:rsidR="002561DA" w:rsidRPr="006D50E8" w:rsidRDefault="002561DA" w:rsidP="00A018E2">
            <w:pPr>
              <w:tabs>
                <w:tab w:val="left" w:pos="0"/>
                <w:tab w:val="left" w:pos="1080"/>
              </w:tabs>
              <w:jc w:val="both"/>
              <w:rPr>
                <w:ins w:id="712" w:author="Lawyer" w:date="2026-05-27T18:26:00Z" w16du:dateUtc="2026-05-27T15:26:00Z"/>
                <w:rFonts w:ascii="Book Antiqua" w:eastAsia="Book Antiqua" w:hAnsi="Book Antiqua" w:cs="Book Antiqua"/>
                <w:b/>
                <w:lang w:val="uk-UA"/>
              </w:rPr>
            </w:pPr>
            <w:ins w:id="713" w:author="Lawyer" w:date="2026-05-27T18:26:00Z" w16du:dateUtc="2026-05-27T15:26:00Z">
              <w:r w:rsidRPr="00E16A9D">
                <w:rPr>
                  <w:rFonts w:ascii="Book Antiqua" w:eastAsia="Book Antiqua" w:hAnsi="Book Antiqua" w:cs="Book Antiqua"/>
                  <w:b/>
                  <w:lang w:val="uk-UA"/>
                </w:rPr>
                <w:t>Obinna Chukwujioke, Director</w:t>
              </w:r>
            </w:ins>
          </w:p>
        </w:tc>
        <w:tc>
          <w:tcPr>
            <w:tcW w:w="4508" w:type="dxa"/>
          </w:tcPr>
          <w:p w14:paraId="48BCCC28" w14:textId="77777777" w:rsidR="002561DA" w:rsidRPr="006D50E8" w:rsidRDefault="002561DA" w:rsidP="00A018E2">
            <w:pPr>
              <w:tabs>
                <w:tab w:val="left" w:pos="0"/>
                <w:tab w:val="left" w:pos="1080"/>
              </w:tabs>
              <w:jc w:val="both"/>
              <w:rPr>
                <w:ins w:id="714" w:author="Lawyer" w:date="2026-05-27T18:26:00Z" w16du:dateUtc="2026-05-27T15:26:00Z"/>
                <w:rFonts w:ascii="Book Antiqua" w:eastAsia="Book Antiqua" w:hAnsi="Book Antiqua" w:cs="Book Antiqua"/>
                <w:b/>
                <w:lang w:val="en-US"/>
              </w:rPr>
            </w:pPr>
            <w:ins w:id="715" w:author="Lawyer" w:date="2026-05-27T18:26:00Z" w16du:dateUtc="2026-05-27T15:26:00Z">
              <w:r w:rsidRPr="006D50E8">
                <w:rPr>
                  <w:rFonts w:ascii="Book Antiqua" w:eastAsia="Book Antiqua" w:hAnsi="Book Antiqua" w:cs="Book Antiqua"/>
                  <w:b/>
                  <w:lang w:val="uk-UA"/>
                </w:rPr>
                <w:t>Daria Yevmenchuk</w:t>
              </w:r>
              <w:r w:rsidRPr="006D50E8">
                <w:rPr>
                  <w:rFonts w:ascii="Book Antiqua" w:eastAsia="Book Antiqua" w:hAnsi="Book Antiqua" w:cs="Book Antiqua"/>
                  <w:b/>
                  <w:lang w:val="en-US"/>
                </w:rPr>
                <w:t>, Authorized Representative</w:t>
              </w:r>
            </w:ins>
          </w:p>
        </w:tc>
      </w:tr>
      <w:tr w:rsidR="002561DA" w:rsidRPr="006D50E8" w14:paraId="1A29F7F8" w14:textId="77777777" w:rsidTr="00A018E2">
        <w:trPr>
          <w:ins w:id="716" w:author="Lawyer" w:date="2026-05-27T18:26:00Z"/>
        </w:trPr>
        <w:tc>
          <w:tcPr>
            <w:tcW w:w="4508" w:type="dxa"/>
          </w:tcPr>
          <w:p w14:paraId="6EE19D6F" w14:textId="77777777" w:rsidR="002561DA" w:rsidRPr="006D50E8" w:rsidRDefault="002561DA" w:rsidP="00A018E2">
            <w:pPr>
              <w:tabs>
                <w:tab w:val="left" w:pos="0"/>
                <w:tab w:val="left" w:pos="1080"/>
              </w:tabs>
              <w:jc w:val="both"/>
              <w:rPr>
                <w:ins w:id="717" w:author="Lawyer" w:date="2026-05-27T18:26:00Z" w16du:dateUtc="2026-05-27T15:26:00Z"/>
                <w:rFonts w:ascii="Book Antiqua" w:eastAsia="Book Antiqua" w:hAnsi="Book Antiqua" w:cs="Book Antiqua"/>
                <w:b/>
                <w:lang w:val="en-US"/>
              </w:rPr>
            </w:pPr>
            <w:ins w:id="718" w:author="Lawyer" w:date="2026-05-27T18:26:00Z" w16du:dateUtc="2026-05-27T15:26:00Z">
              <w:r w:rsidRPr="006D50E8">
                <w:rPr>
                  <w:rFonts w:ascii="Book Antiqua" w:eastAsia="Book Antiqua" w:hAnsi="Book Antiqua" w:cs="Book Antiqua"/>
                  <w:b/>
                  <w:lang w:val="en-US"/>
                </w:rPr>
                <w:t>Date:</w:t>
              </w:r>
            </w:ins>
          </w:p>
        </w:tc>
        <w:tc>
          <w:tcPr>
            <w:tcW w:w="4508" w:type="dxa"/>
          </w:tcPr>
          <w:p w14:paraId="606191F9" w14:textId="77777777" w:rsidR="002561DA" w:rsidRPr="006D50E8" w:rsidRDefault="002561DA" w:rsidP="00A018E2">
            <w:pPr>
              <w:tabs>
                <w:tab w:val="left" w:pos="0"/>
                <w:tab w:val="left" w:pos="1080"/>
              </w:tabs>
              <w:jc w:val="both"/>
              <w:rPr>
                <w:ins w:id="719" w:author="Lawyer" w:date="2026-05-27T18:26:00Z" w16du:dateUtc="2026-05-27T15:26:00Z"/>
                <w:rFonts w:ascii="Book Antiqua" w:eastAsia="Book Antiqua" w:hAnsi="Book Antiqua" w:cs="Book Antiqua"/>
                <w:b/>
                <w:lang w:val="en-US"/>
              </w:rPr>
            </w:pPr>
            <w:ins w:id="720" w:author="Lawyer" w:date="2026-05-27T18:26:00Z" w16du:dateUtc="2026-05-27T15:26:00Z">
              <w:r w:rsidRPr="006D50E8">
                <w:rPr>
                  <w:rFonts w:ascii="Book Antiqua" w:eastAsia="Book Antiqua" w:hAnsi="Book Antiqua" w:cs="Book Antiqua"/>
                  <w:b/>
                  <w:lang w:val="en-US"/>
                </w:rPr>
                <w:t>Date:</w:t>
              </w:r>
            </w:ins>
          </w:p>
        </w:tc>
      </w:tr>
    </w:tbl>
    <w:p w14:paraId="2A3F5BB3" w14:textId="77777777" w:rsidR="002561DA" w:rsidRPr="002561DA" w:rsidRDefault="002561DA">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Open Sans" w:eastAsia="Open Sans" w:hAnsi="Open Sans" w:cs="Open Sans"/>
          <w:sz w:val="22"/>
          <w:szCs w:val="22"/>
        </w:rPr>
        <w:pPrChange w:id="721" w:author="Lawyer" w:date="2026-05-27T18:26:00Z" w16du:dateUtc="2026-05-27T15:26:00Z">
          <w:pPr>
            <w:numPr>
              <w:ilvl w:val="6"/>
              <w:numId w:val="3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pPr>
        </w:pPrChange>
      </w:pPr>
    </w:p>
    <w:sectPr w:rsidR="002561DA" w:rsidRPr="002561D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7523B" w14:textId="77777777" w:rsidR="005C0E49" w:rsidRDefault="005C0E49">
      <w:r>
        <w:separator/>
      </w:r>
    </w:p>
  </w:endnote>
  <w:endnote w:type="continuationSeparator" w:id="0">
    <w:p w14:paraId="2E2FC65D" w14:textId="77777777" w:rsidR="005C0E49" w:rsidRDefault="005C0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CFFFB2B5-5192-46B0-98F2-42B3E1E96D43}"/>
    <w:embedBold r:id="rId2" w:fontKey="{E3EB124A-88BA-48F1-9A48-FAD8E71EACF2}"/>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8ECB4403-5E4C-4A23-A3DC-5EFD9CA8F669}"/>
  </w:font>
  <w:font w:name="Century Gothic">
    <w:panose1 w:val="020B0502020202020204"/>
    <w:charset w:val="00"/>
    <w:family w:val="swiss"/>
    <w:pitch w:val="variable"/>
    <w:sig w:usb0="00000287" w:usb1="00000000" w:usb2="00000000" w:usb3="00000000" w:csb0="0000009F" w:csb1="00000000"/>
    <w:embedRegular r:id="rId4" w:fontKey="{103FF0AE-83A3-48B6-B705-AC69BC96581B}"/>
  </w:font>
  <w:font w:name="Calibri">
    <w:panose1 w:val="020F0502020204030204"/>
    <w:charset w:val="00"/>
    <w:family w:val="swiss"/>
    <w:pitch w:val="variable"/>
    <w:sig w:usb0="E4002EFF" w:usb1="C200247B" w:usb2="00000009" w:usb3="00000000" w:csb0="000001FF" w:csb1="00000000"/>
    <w:embedRegular r:id="rId5" w:fontKey="{FA86B857-9CEB-43FD-8B67-AFF6A8B0E1B7}"/>
  </w:font>
  <w:font w:name="Open Sans">
    <w:charset w:val="00"/>
    <w:family w:val="swiss"/>
    <w:pitch w:val="variable"/>
    <w:sig w:usb0="E00002EF" w:usb1="4000205B" w:usb2="00000028" w:usb3="00000000" w:csb0="0000019F" w:csb1="00000000"/>
    <w:embedRegular r:id="rId6" w:fontKey="{41A84D51-2685-4D28-B66E-D3EFF1E95CDB}"/>
    <w:embedBold r:id="rId7" w:fontKey="{EEE68B75-04B8-45A6-9B6E-2982D895CA1C}"/>
  </w:font>
  <w:font w:name="Book Antiqua">
    <w:panose1 w:val="02040602050305030304"/>
    <w:charset w:val="00"/>
    <w:family w:val="roman"/>
    <w:pitch w:val="variable"/>
    <w:sig w:usb0="00000287" w:usb1="00000000" w:usb2="00000000" w:usb3="00000000" w:csb0="0000009F" w:csb1="00000000"/>
    <w:embedRegular r:id="rId8" w:fontKey="{5DB8819B-0678-4FB7-B51D-1B47370E6458}"/>
    <w:embedBold r:id="rId9" w:fontKey="{BB47DDB0-CD59-4D2B-BCA5-FD5A509D2D30}"/>
  </w:font>
  <w:font w:name="Quattrocento Sans">
    <w:charset w:val="00"/>
    <w:family w:val="swiss"/>
    <w:pitch w:val="variable"/>
    <w:sig w:usb0="800000BF" w:usb1="4000005B" w:usb2="00000000" w:usb3="00000000" w:csb0="00000001" w:csb1="00000000"/>
    <w:embedRegular r:id="rId10" w:fontKey="{AE1D3CBF-C8F1-470B-8874-F52EFBB6F6B6}"/>
  </w:font>
  <w:font w:name="Cambria">
    <w:panose1 w:val="02040503050406030204"/>
    <w:charset w:val="00"/>
    <w:family w:val="roman"/>
    <w:pitch w:val="variable"/>
    <w:sig w:usb0="E00006FF" w:usb1="420024FF" w:usb2="02000000" w:usb3="00000000" w:csb0="0000019F" w:csb1="00000000"/>
    <w:embedRegular r:id="rId11" w:fontKey="{248540CD-E647-4867-9BDC-1528DC24FE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D9" w14:textId="6C7C6DFF" w:rsidR="00B10685" w:rsidRDefault="00000000">
    <w:pPr>
      <w:pBdr>
        <w:top w:val="nil"/>
        <w:left w:val="nil"/>
        <w:bottom w:val="nil"/>
        <w:right w:val="nil"/>
        <w:between w:val="nil"/>
      </w:pBdr>
      <w:tabs>
        <w:tab w:val="center" w:pos="4680"/>
        <w:tab w:val="right" w:pos="9360"/>
        <w:tab w:val="right" w:pos="9340"/>
      </w:tabs>
      <w:jc w:val="right"/>
      <w:rPr>
        <w:color w:val="000000"/>
        <w:sz w:val="22"/>
        <w:szCs w:val="22"/>
      </w:rPr>
    </w:pPr>
    <w:r>
      <w:rPr>
        <w:color w:val="000000"/>
        <w:sz w:val="22"/>
        <w:szCs w:val="22"/>
      </w:rPr>
      <w:t xml:space="preserve">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2561DA">
      <w:rPr>
        <w:b/>
        <w:bCs/>
        <w:noProof/>
        <w:color w:val="000000"/>
        <w:sz w:val="22"/>
        <w:szCs w:val="22"/>
      </w:rPr>
      <w:t>1</w:t>
    </w:r>
    <w:r>
      <w:rPr>
        <w:b/>
        <w:bCs/>
        <w:color w:val="000000"/>
        <w:sz w:val="22"/>
        <w:szCs w:val="22"/>
      </w:rPr>
      <w:fldChar w:fldCharType="end"/>
    </w:r>
    <w:r>
      <w:rPr>
        <w:color w:val="000000"/>
        <w:sz w:val="22"/>
        <w:szCs w:val="22"/>
      </w:rPr>
      <w:t xml:space="preserve"> of </w:t>
    </w:r>
    <w:r>
      <w:rPr>
        <w:b/>
        <w:bCs/>
        <w:color w:val="000000"/>
        <w:sz w:val="22"/>
        <w:szCs w:val="22"/>
      </w:rPr>
      <w:fldChar w:fldCharType="begin"/>
    </w:r>
    <w:r>
      <w:rPr>
        <w:b/>
        <w:bCs/>
        <w:color w:val="000000"/>
        <w:sz w:val="22"/>
        <w:szCs w:val="22"/>
      </w:rPr>
      <w:instrText>NUMPAGES</w:instrText>
    </w:r>
    <w:r>
      <w:rPr>
        <w:b/>
        <w:bCs/>
        <w:color w:val="000000"/>
        <w:sz w:val="22"/>
        <w:szCs w:val="22"/>
      </w:rPr>
      <w:fldChar w:fldCharType="separate"/>
    </w:r>
    <w:r w:rsidR="002561DA">
      <w:rPr>
        <w:b/>
        <w:bCs/>
        <w:noProof/>
        <w:color w:val="000000"/>
        <w:sz w:val="22"/>
        <w:szCs w:val="22"/>
      </w:rPr>
      <w:t>2</w:t>
    </w:r>
    <w:r>
      <w:rPr>
        <w:b/>
        <w:b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977C" w14:textId="77777777" w:rsidR="005C0E49" w:rsidRDefault="005C0E49">
      <w:r>
        <w:separator/>
      </w:r>
    </w:p>
  </w:footnote>
  <w:footnote w:type="continuationSeparator" w:id="0">
    <w:p w14:paraId="5228D140" w14:textId="77777777" w:rsidR="005C0E49" w:rsidRDefault="005C0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D8" w14:textId="77777777" w:rsidR="00B10685" w:rsidRDefault="00000000">
    <w:pPr>
      <w:pBdr>
        <w:top w:val="nil"/>
        <w:left w:val="nil"/>
        <w:bottom w:val="nil"/>
        <w:right w:val="nil"/>
        <w:between w:val="nil"/>
      </w:pBdr>
      <w:tabs>
        <w:tab w:val="center" w:pos="4680"/>
        <w:tab w:val="right" w:pos="9360"/>
        <w:tab w:val="right" w:pos="9340"/>
      </w:tabs>
      <w:jc w:val="both"/>
      <w:rPr>
        <w:color w:val="000000"/>
        <w:sz w:val="22"/>
        <w:szCs w:val="22"/>
      </w:rPr>
    </w:pPr>
    <w:r>
      <w:rPr>
        <w:color w:val="000000"/>
        <w:sz w:val="22"/>
        <w:szCs w:val="2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CB"/>
    <w:multiLevelType w:val="multilevel"/>
    <w:tmpl w:val="93E6844E"/>
    <w:lvl w:ilvl="0">
      <w:start w:val="9"/>
      <w:numFmt w:val="decimal"/>
      <w:lvlText w:val="%1."/>
      <w:lvlJc w:val="left"/>
      <w:pPr>
        <w:ind w:left="0" w:firstLine="0"/>
      </w:pPr>
      <w:rPr>
        <w:b/>
        <w:bCs/>
        <w:smallCaps w:val="0"/>
        <w:strike w:val="0"/>
        <w:color w:val="000000"/>
        <w:shd w:val="clear" w:color="auto" w:fill="auto"/>
        <w:vertAlign w:val="baseline"/>
      </w:rPr>
    </w:lvl>
    <w:lvl w:ilvl="1">
      <w:start w:val="1"/>
      <w:numFmt w:val="decimal"/>
      <w:lvlText w:val="%1.%2."/>
      <w:lvlJc w:val="left"/>
      <w:pPr>
        <w:ind w:left="0" w:firstLine="0"/>
      </w:pPr>
      <w:rPr>
        <w:b/>
        <w:bCs/>
        <w:smallCaps w:val="0"/>
        <w:strike w:val="0"/>
        <w:color w:val="000000"/>
        <w:shd w:val="clear" w:color="auto" w:fill="auto"/>
        <w:vertAlign w:val="baseline"/>
      </w:rPr>
    </w:lvl>
    <w:lvl w:ilvl="2">
      <w:start w:val="1"/>
      <w:numFmt w:val="decimal"/>
      <w:lvlText w:val="%1.%2.%3."/>
      <w:lvlJc w:val="left"/>
      <w:pPr>
        <w:ind w:left="0" w:firstLine="0"/>
      </w:pPr>
      <w:rPr>
        <w:smallCaps w:val="0"/>
        <w:strike w:val="0"/>
        <w:color w:val="000000"/>
        <w:shd w:val="clear" w:color="auto" w:fill="auto"/>
        <w:vertAlign w:val="baseline"/>
      </w:rPr>
    </w:lvl>
    <w:lvl w:ilvl="3">
      <w:start w:val="1"/>
      <w:numFmt w:val="decimal"/>
      <w:lvlText w:val="%1.%2.%3.%4."/>
      <w:lvlJc w:val="left"/>
      <w:pPr>
        <w:ind w:left="0" w:firstLine="0"/>
      </w:pPr>
      <w:rPr>
        <w:smallCaps w:val="0"/>
        <w:strike w:val="0"/>
        <w:color w:val="000000"/>
        <w:shd w:val="clear" w:color="auto" w:fill="auto"/>
        <w:vertAlign w:val="baseline"/>
      </w:rPr>
    </w:lvl>
    <w:lvl w:ilvl="4">
      <w:start w:val="1"/>
      <w:numFmt w:val="decimal"/>
      <w:lvlText w:val="%1.%2.%3.%4.%5."/>
      <w:lvlJc w:val="left"/>
      <w:pPr>
        <w:ind w:left="0" w:firstLine="0"/>
      </w:pPr>
      <w:rPr>
        <w:smallCaps w:val="0"/>
        <w:strike w:val="0"/>
        <w:color w:val="000000"/>
        <w:shd w:val="clear" w:color="auto" w:fill="auto"/>
        <w:vertAlign w:val="baseline"/>
      </w:rPr>
    </w:lvl>
    <w:lvl w:ilvl="5">
      <w:start w:val="1"/>
      <w:numFmt w:val="decimal"/>
      <w:lvlText w:val="%1.%2.%3.%4.%5.%6."/>
      <w:lvlJc w:val="left"/>
      <w:pPr>
        <w:ind w:left="0" w:firstLine="0"/>
      </w:pPr>
      <w:rPr>
        <w:smallCaps w:val="0"/>
        <w:strike w:val="0"/>
        <w:color w:val="000000"/>
        <w:shd w:val="clear" w:color="auto" w:fill="auto"/>
        <w:vertAlign w:val="baseline"/>
      </w:rPr>
    </w:lvl>
    <w:lvl w:ilvl="6">
      <w:start w:val="1"/>
      <w:numFmt w:val="decimal"/>
      <w:lvlText w:val="%1.%2.%3.%4.%5.%6.%7."/>
      <w:lvlJc w:val="left"/>
      <w:pPr>
        <w:ind w:left="0" w:firstLine="0"/>
      </w:pPr>
      <w:rPr>
        <w:smallCaps w:val="0"/>
        <w:strike w:val="0"/>
        <w:color w:val="000000"/>
        <w:shd w:val="clear" w:color="auto" w:fill="auto"/>
        <w:vertAlign w:val="baseline"/>
      </w:rPr>
    </w:lvl>
    <w:lvl w:ilvl="7">
      <w:start w:val="1"/>
      <w:numFmt w:val="decimal"/>
      <w:lvlText w:val="%1.%2.%3.%4.%5.%6.%7.%8."/>
      <w:lvlJc w:val="left"/>
      <w:pPr>
        <w:ind w:left="0" w:firstLine="0"/>
      </w:pPr>
      <w:rPr>
        <w:smallCaps w:val="0"/>
        <w:strike w:val="0"/>
        <w:color w:val="000000"/>
        <w:shd w:val="clear" w:color="auto" w:fill="auto"/>
        <w:vertAlign w:val="baseline"/>
      </w:rPr>
    </w:lvl>
    <w:lvl w:ilvl="8">
      <w:start w:val="1"/>
      <w:numFmt w:val="decimal"/>
      <w:lvlText w:val="%1.%2.%3.%4.%5.%6.%7.%8.%9."/>
      <w:lvlJc w:val="left"/>
      <w:pPr>
        <w:ind w:left="0" w:firstLine="0"/>
      </w:pPr>
      <w:rPr>
        <w:smallCaps w:val="0"/>
        <w:strike w:val="0"/>
        <w:color w:val="000000"/>
        <w:shd w:val="clear" w:color="auto" w:fill="auto"/>
        <w:vertAlign w:val="baseline"/>
      </w:rPr>
    </w:lvl>
  </w:abstractNum>
  <w:abstractNum w:abstractNumId="1" w15:restartNumberingAfterBreak="0">
    <w:nsid w:val="01AA77E1"/>
    <w:multiLevelType w:val="multilevel"/>
    <w:tmpl w:val="95707052"/>
    <w:lvl w:ilvl="0">
      <w:start w:val="1"/>
      <w:numFmt w:val="lowerLetter"/>
      <w:lvlText w:val="%1."/>
      <w:lvlJc w:val="left"/>
      <w:pPr>
        <w:ind w:left="0" w:firstLine="0"/>
      </w:pPr>
      <w:rPr>
        <w:smallCaps w:val="0"/>
        <w:strike w:val="0"/>
        <w:color w:val="000000"/>
        <w:shd w:val="clear" w:color="auto" w:fill="auto"/>
        <w:vertAlign w:val="baseline"/>
      </w:rPr>
    </w:lvl>
    <w:lvl w:ilvl="1">
      <w:start w:val="1"/>
      <w:numFmt w:val="lowerLetter"/>
      <w:lvlText w:val="%2."/>
      <w:lvlJc w:val="left"/>
      <w:pPr>
        <w:ind w:left="0" w:firstLine="0"/>
      </w:pPr>
      <w:rPr>
        <w:smallCaps w:val="0"/>
        <w:strike w:val="0"/>
        <w:color w:val="000000"/>
        <w:shd w:val="clear" w:color="auto" w:fill="auto"/>
        <w:vertAlign w:val="baseline"/>
      </w:rPr>
    </w:lvl>
    <w:lvl w:ilvl="2">
      <w:start w:val="1"/>
      <w:numFmt w:val="lowerRoman"/>
      <w:lvlText w:val="%3."/>
      <w:lvlJc w:val="left"/>
      <w:pPr>
        <w:ind w:left="0" w:firstLine="0"/>
      </w:pPr>
      <w:rPr>
        <w:smallCaps w:val="0"/>
        <w:strike w:val="0"/>
        <w:color w:val="000000"/>
        <w:shd w:val="clear" w:color="auto" w:fill="auto"/>
        <w:vertAlign w:val="baseline"/>
      </w:rPr>
    </w:lvl>
    <w:lvl w:ilvl="3">
      <w:start w:val="1"/>
      <w:numFmt w:val="decimal"/>
      <w:lvlText w:val="%4."/>
      <w:lvlJc w:val="left"/>
      <w:pPr>
        <w:ind w:left="0" w:firstLine="0"/>
      </w:pPr>
      <w:rPr>
        <w:smallCaps w:val="0"/>
        <w:strike w:val="0"/>
        <w:color w:val="000000"/>
        <w:shd w:val="clear" w:color="auto" w:fill="auto"/>
        <w:vertAlign w:val="baseline"/>
      </w:rPr>
    </w:lvl>
    <w:lvl w:ilvl="4">
      <w:start w:val="1"/>
      <w:numFmt w:val="lowerLetter"/>
      <w:lvlText w:val="%5."/>
      <w:lvlJc w:val="left"/>
      <w:pPr>
        <w:ind w:left="0" w:firstLine="0"/>
      </w:pPr>
      <w:rPr>
        <w:smallCaps w:val="0"/>
        <w:strike w:val="0"/>
        <w:color w:val="000000"/>
        <w:shd w:val="clear" w:color="auto" w:fill="auto"/>
        <w:vertAlign w:val="baseline"/>
      </w:rPr>
    </w:lvl>
    <w:lvl w:ilvl="5">
      <w:start w:val="1"/>
      <w:numFmt w:val="lowerRoman"/>
      <w:lvlText w:val="%6."/>
      <w:lvlJc w:val="left"/>
      <w:pPr>
        <w:ind w:left="0" w:firstLine="0"/>
      </w:pPr>
      <w:rPr>
        <w:smallCaps w:val="0"/>
        <w:strike w:val="0"/>
        <w:color w:val="000000"/>
        <w:shd w:val="clear" w:color="auto" w:fill="auto"/>
        <w:vertAlign w:val="baseline"/>
      </w:rPr>
    </w:lvl>
    <w:lvl w:ilvl="6">
      <w:start w:val="1"/>
      <w:numFmt w:val="decimal"/>
      <w:lvlText w:val="%7."/>
      <w:lvlJc w:val="left"/>
      <w:pPr>
        <w:ind w:left="0" w:firstLine="0"/>
      </w:pPr>
      <w:rPr>
        <w:smallCaps w:val="0"/>
        <w:strike w:val="0"/>
        <w:color w:val="000000"/>
        <w:shd w:val="clear" w:color="auto" w:fill="auto"/>
        <w:vertAlign w:val="baseline"/>
      </w:rPr>
    </w:lvl>
    <w:lvl w:ilvl="7">
      <w:start w:val="1"/>
      <w:numFmt w:val="lowerLetter"/>
      <w:lvlText w:val="%8."/>
      <w:lvlJc w:val="left"/>
      <w:pPr>
        <w:ind w:left="0" w:firstLine="0"/>
      </w:pPr>
      <w:rPr>
        <w:smallCaps w:val="0"/>
        <w:strike w:val="0"/>
        <w:color w:val="000000"/>
        <w:shd w:val="clear" w:color="auto" w:fill="auto"/>
        <w:vertAlign w:val="baseline"/>
      </w:rPr>
    </w:lvl>
    <w:lvl w:ilvl="8">
      <w:start w:val="1"/>
      <w:numFmt w:val="lowerRoman"/>
      <w:lvlText w:val="%9."/>
      <w:lvlJc w:val="left"/>
      <w:pPr>
        <w:ind w:left="0" w:firstLine="0"/>
      </w:pPr>
      <w:rPr>
        <w:smallCaps w:val="0"/>
        <w:strike w:val="0"/>
        <w:color w:val="000000"/>
        <w:shd w:val="clear" w:color="auto" w:fill="auto"/>
        <w:vertAlign w:val="baseline"/>
      </w:rPr>
    </w:lvl>
  </w:abstractNum>
  <w:abstractNum w:abstractNumId="2" w15:restartNumberingAfterBreak="0">
    <w:nsid w:val="03F634DA"/>
    <w:multiLevelType w:val="multilevel"/>
    <w:tmpl w:val="BF92C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ED2F0A"/>
    <w:multiLevelType w:val="multilevel"/>
    <w:tmpl w:val="B62E82B8"/>
    <w:lvl w:ilvl="0">
      <w:start w:val="11"/>
      <w:numFmt w:val="decimal"/>
      <w:lvlText w:val="%1."/>
      <w:lvlJc w:val="left"/>
      <w:pPr>
        <w:ind w:left="480" w:hanging="480"/>
      </w:pPr>
      <w:rPr>
        <w:b/>
        <w:bCs/>
        <w:smallCaps w:val="0"/>
        <w:strike w:val="0"/>
        <w:shd w:val="clear" w:color="auto" w:fill="auto"/>
        <w:vertAlign w:val="baseline"/>
      </w:rPr>
    </w:lvl>
    <w:lvl w:ilvl="1">
      <w:start w:val="1"/>
      <w:numFmt w:val="decimal"/>
      <w:lvlText w:val="%1.%2."/>
      <w:lvlJc w:val="left"/>
      <w:pPr>
        <w:ind w:left="1260" w:hanging="720"/>
      </w:pPr>
      <w:rPr>
        <w:b/>
        <w:bCs/>
        <w:smallCaps w:val="0"/>
        <w:strike w:val="0"/>
        <w:shd w:val="clear" w:color="auto" w:fill="auto"/>
        <w:vertAlign w:val="baseline"/>
      </w:rPr>
    </w:lvl>
    <w:lvl w:ilvl="2">
      <w:start w:val="1"/>
      <w:numFmt w:val="decimal"/>
      <w:lvlText w:val="%1.%2.%3."/>
      <w:lvlJc w:val="left"/>
      <w:pPr>
        <w:ind w:left="1980" w:hanging="720"/>
      </w:pPr>
      <w:rPr>
        <w:smallCaps w:val="0"/>
        <w:strike w:val="0"/>
        <w:shd w:val="clear" w:color="auto" w:fill="auto"/>
        <w:vertAlign w:val="baseline"/>
      </w:rPr>
    </w:lvl>
    <w:lvl w:ilvl="3">
      <w:start w:val="1"/>
      <w:numFmt w:val="decimal"/>
      <w:lvlText w:val="%1.%2.%3.%4."/>
      <w:lvlJc w:val="left"/>
      <w:pPr>
        <w:ind w:left="3510" w:hanging="1080"/>
      </w:pPr>
      <w:rPr>
        <w:smallCaps w:val="0"/>
        <w:strike w:val="0"/>
        <w:shd w:val="clear" w:color="auto" w:fill="auto"/>
        <w:vertAlign w:val="baseline"/>
      </w:rPr>
    </w:lvl>
    <w:lvl w:ilvl="4">
      <w:start w:val="1"/>
      <w:numFmt w:val="decimal"/>
      <w:lvlText w:val="%1.%2.%3.%4.%5."/>
      <w:lvlJc w:val="left"/>
      <w:pPr>
        <w:ind w:left="4680" w:hanging="1080"/>
      </w:pPr>
      <w:rPr>
        <w:smallCaps w:val="0"/>
        <w:strike w:val="0"/>
        <w:shd w:val="clear" w:color="auto" w:fill="auto"/>
        <w:vertAlign w:val="baseline"/>
      </w:rPr>
    </w:lvl>
    <w:lvl w:ilvl="5">
      <w:start w:val="1"/>
      <w:numFmt w:val="decimal"/>
      <w:lvlText w:val="%1.%2.%3.%4.%5.%6."/>
      <w:lvlJc w:val="left"/>
      <w:pPr>
        <w:ind w:left="6210" w:hanging="1440"/>
      </w:pPr>
      <w:rPr>
        <w:smallCaps w:val="0"/>
        <w:strike w:val="0"/>
        <w:shd w:val="clear" w:color="auto" w:fill="auto"/>
        <w:vertAlign w:val="baseline"/>
      </w:rPr>
    </w:lvl>
    <w:lvl w:ilvl="6">
      <w:start w:val="1"/>
      <w:numFmt w:val="decimal"/>
      <w:lvlText w:val="%1.%2.%3.%4.%5.%6.%7."/>
      <w:lvlJc w:val="left"/>
      <w:pPr>
        <w:ind w:left="7380" w:hanging="1440"/>
      </w:pPr>
      <w:rPr>
        <w:smallCaps w:val="0"/>
        <w:strike w:val="0"/>
        <w:shd w:val="clear" w:color="auto" w:fill="auto"/>
        <w:vertAlign w:val="baseline"/>
      </w:rPr>
    </w:lvl>
    <w:lvl w:ilvl="7">
      <w:start w:val="1"/>
      <w:numFmt w:val="decimal"/>
      <w:lvlText w:val="%1.%2.%3.%4.%5.%6.%7.%8."/>
      <w:lvlJc w:val="left"/>
      <w:pPr>
        <w:ind w:left="8910" w:hanging="1800"/>
      </w:pPr>
      <w:rPr>
        <w:smallCaps w:val="0"/>
        <w:strike w:val="0"/>
        <w:shd w:val="clear" w:color="auto" w:fill="auto"/>
        <w:vertAlign w:val="baseline"/>
      </w:rPr>
    </w:lvl>
    <w:lvl w:ilvl="8">
      <w:start w:val="1"/>
      <w:numFmt w:val="decimal"/>
      <w:lvlText w:val="%1.%2.%3.%4.%5.%6.%7.%8.%9."/>
      <w:lvlJc w:val="left"/>
      <w:pPr>
        <w:ind w:left="10080" w:hanging="1800"/>
      </w:pPr>
      <w:rPr>
        <w:smallCaps w:val="0"/>
        <w:strike w:val="0"/>
        <w:shd w:val="clear" w:color="auto" w:fill="auto"/>
        <w:vertAlign w:val="baseline"/>
      </w:rPr>
    </w:lvl>
  </w:abstractNum>
  <w:abstractNum w:abstractNumId="4" w15:restartNumberingAfterBreak="0">
    <w:nsid w:val="0AC278A7"/>
    <w:multiLevelType w:val="multilevel"/>
    <w:tmpl w:val="FDE03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D13164"/>
    <w:multiLevelType w:val="multilevel"/>
    <w:tmpl w:val="FCF87F74"/>
    <w:lvl w:ilvl="0">
      <w:start w:val="1"/>
      <w:numFmt w:val="upperLetter"/>
      <w:lvlText w:val="%1."/>
      <w:lvlJc w:val="left"/>
      <w:pPr>
        <w:ind w:left="720" w:hanging="720"/>
      </w:pPr>
      <w:rPr>
        <w:b/>
        <w:bCs/>
        <w:smallCaps w:val="0"/>
        <w:strike w:val="0"/>
        <w:shd w:val="clear" w:color="auto" w:fill="auto"/>
        <w:vertAlign w:val="baseline"/>
      </w:rPr>
    </w:lvl>
    <w:lvl w:ilvl="1">
      <w:start w:val="1"/>
      <w:numFmt w:val="decimal"/>
      <w:lvlText w:val="%2."/>
      <w:lvlJc w:val="left"/>
      <w:pPr>
        <w:ind w:left="1440" w:hanging="720"/>
      </w:pPr>
      <w:rPr>
        <w:b/>
        <w:bCs/>
        <w:smallCaps w:val="0"/>
        <w:strike w:val="0"/>
        <w:shd w:val="clear" w:color="auto" w:fill="auto"/>
        <w:vertAlign w:val="baseline"/>
      </w:rPr>
    </w:lvl>
    <w:lvl w:ilvl="2">
      <w:start w:val="1"/>
      <w:numFmt w:val="lowerRoman"/>
      <w:lvlText w:val="%3."/>
      <w:lvlJc w:val="left"/>
      <w:pPr>
        <w:ind w:left="1800" w:hanging="290"/>
      </w:pPr>
      <w:rPr>
        <w:b/>
        <w:bCs/>
        <w:smallCaps w:val="0"/>
        <w:strike w:val="0"/>
        <w:shd w:val="clear" w:color="auto" w:fill="auto"/>
        <w:vertAlign w:val="baseline"/>
      </w:rPr>
    </w:lvl>
    <w:lvl w:ilvl="3">
      <w:start w:val="1"/>
      <w:numFmt w:val="decimal"/>
      <w:lvlText w:val="%4."/>
      <w:lvlJc w:val="left"/>
      <w:pPr>
        <w:ind w:left="2520" w:hanging="360"/>
      </w:pPr>
      <w:rPr>
        <w:b/>
        <w:bCs/>
        <w:smallCaps w:val="0"/>
        <w:strike w:val="0"/>
        <w:shd w:val="clear" w:color="auto" w:fill="auto"/>
        <w:vertAlign w:val="baseline"/>
      </w:rPr>
    </w:lvl>
    <w:lvl w:ilvl="4">
      <w:start w:val="1"/>
      <w:numFmt w:val="lowerLetter"/>
      <w:lvlText w:val="%5."/>
      <w:lvlJc w:val="left"/>
      <w:pPr>
        <w:ind w:left="360" w:hanging="360"/>
      </w:pPr>
      <w:rPr>
        <w:b/>
        <w:bCs/>
        <w:smallCaps w:val="0"/>
        <w:strike w:val="0"/>
        <w:shd w:val="clear" w:color="auto" w:fill="auto"/>
        <w:vertAlign w:val="baseline"/>
      </w:rPr>
    </w:lvl>
    <w:lvl w:ilvl="5">
      <w:start w:val="1"/>
      <w:numFmt w:val="lowerRoman"/>
      <w:lvlText w:val="%6."/>
      <w:lvlJc w:val="left"/>
      <w:pPr>
        <w:ind w:left="1080" w:hanging="302"/>
      </w:pPr>
      <w:rPr>
        <w:b/>
        <w:bCs/>
        <w:smallCaps w:val="0"/>
        <w:strike w:val="0"/>
        <w:shd w:val="clear" w:color="auto" w:fill="auto"/>
        <w:vertAlign w:val="baseline"/>
      </w:rPr>
    </w:lvl>
    <w:lvl w:ilvl="6">
      <w:start w:val="1"/>
      <w:numFmt w:val="decimal"/>
      <w:lvlText w:val="%7."/>
      <w:lvlJc w:val="left"/>
      <w:pPr>
        <w:ind w:left="1800" w:hanging="360"/>
      </w:pPr>
      <w:rPr>
        <w:b/>
        <w:bCs/>
        <w:smallCaps w:val="0"/>
        <w:strike w:val="0"/>
        <w:shd w:val="clear" w:color="auto" w:fill="auto"/>
        <w:vertAlign w:val="baseline"/>
      </w:rPr>
    </w:lvl>
    <w:lvl w:ilvl="7">
      <w:start w:val="1"/>
      <w:numFmt w:val="lowerLetter"/>
      <w:lvlText w:val="%8."/>
      <w:lvlJc w:val="left"/>
      <w:pPr>
        <w:ind w:left="2520" w:hanging="360"/>
      </w:pPr>
      <w:rPr>
        <w:b/>
        <w:bCs/>
        <w:smallCaps w:val="0"/>
        <w:strike w:val="0"/>
        <w:shd w:val="clear" w:color="auto" w:fill="auto"/>
        <w:vertAlign w:val="baseline"/>
      </w:rPr>
    </w:lvl>
    <w:lvl w:ilvl="8">
      <w:start w:val="1"/>
      <w:numFmt w:val="lowerRoman"/>
      <w:lvlText w:val="%9."/>
      <w:lvlJc w:val="left"/>
      <w:pPr>
        <w:ind w:left="3240" w:hanging="302"/>
      </w:pPr>
      <w:rPr>
        <w:b/>
        <w:bCs/>
        <w:smallCaps w:val="0"/>
        <w:strike w:val="0"/>
        <w:shd w:val="clear" w:color="auto" w:fill="auto"/>
        <w:vertAlign w:val="baseline"/>
      </w:rPr>
    </w:lvl>
  </w:abstractNum>
  <w:abstractNum w:abstractNumId="6" w15:restartNumberingAfterBreak="0">
    <w:nsid w:val="0ADF3540"/>
    <w:multiLevelType w:val="multilevel"/>
    <w:tmpl w:val="40D457BA"/>
    <w:lvl w:ilvl="0">
      <w:start w:val="7"/>
      <w:numFmt w:val="decimal"/>
      <w:lvlText w:val="%1."/>
      <w:lvlJc w:val="left"/>
      <w:pPr>
        <w:ind w:left="360" w:hanging="360"/>
      </w:pPr>
      <w:rPr>
        <w:b w:val="0"/>
        <w:bCs w:val="0"/>
      </w:rPr>
    </w:lvl>
    <w:lvl w:ilvl="1">
      <w:start w:val="1"/>
      <w:numFmt w:val="decimal"/>
      <w:lvlText w:val="%1.%2."/>
      <w:lvlJc w:val="left"/>
      <w:pPr>
        <w:ind w:left="720" w:hanging="720"/>
      </w:pPr>
      <w:rPr>
        <w:b/>
        <w:bCs/>
      </w:rPr>
    </w:lvl>
    <w:lvl w:ilvl="2">
      <w:start w:val="1"/>
      <w:numFmt w:val="decimal"/>
      <w:lvlText w:val="%1.%2.%3."/>
      <w:lvlJc w:val="left"/>
      <w:pPr>
        <w:ind w:left="720" w:hanging="720"/>
      </w:pPr>
      <w:rPr>
        <w:b w:val="0"/>
        <w:bCs w:val="0"/>
      </w:rPr>
    </w:lvl>
    <w:lvl w:ilvl="3">
      <w:start w:val="1"/>
      <w:numFmt w:val="decimal"/>
      <w:lvlText w:val="%1.%2.%3.%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1800" w:hanging="1800"/>
      </w:pPr>
      <w:rPr>
        <w:b w:val="0"/>
        <w:bCs w:val="0"/>
      </w:rPr>
    </w:lvl>
  </w:abstractNum>
  <w:abstractNum w:abstractNumId="7" w15:restartNumberingAfterBreak="0">
    <w:nsid w:val="0B2C38CF"/>
    <w:multiLevelType w:val="multilevel"/>
    <w:tmpl w:val="380EF412"/>
    <w:lvl w:ilvl="0">
      <w:start w:val="1"/>
      <w:numFmt w:val="decimal"/>
      <w:lvlText w:val="%1."/>
      <w:lvlJc w:val="left"/>
      <w:pPr>
        <w:ind w:left="0" w:firstLine="0"/>
      </w:pPr>
      <w:rPr>
        <w:b/>
        <w:bCs/>
        <w:smallCaps w:val="0"/>
        <w:strike w:val="0"/>
        <w:color w:val="000000"/>
        <w:shd w:val="clear" w:color="auto" w:fill="auto"/>
        <w:vertAlign w:val="baseline"/>
      </w:rPr>
    </w:lvl>
    <w:lvl w:ilvl="1">
      <w:start w:val="1"/>
      <w:numFmt w:val="decimal"/>
      <w:lvlText w:val="%1.%2."/>
      <w:lvlJc w:val="left"/>
      <w:pPr>
        <w:ind w:left="0" w:firstLine="0"/>
      </w:pPr>
      <w:rPr>
        <w:b/>
        <w:bCs/>
        <w:smallCaps w:val="0"/>
        <w:strike w:val="0"/>
        <w:color w:val="000000"/>
        <w:shd w:val="clear" w:color="auto" w:fill="auto"/>
        <w:vertAlign w:val="baseline"/>
      </w:rPr>
    </w:lvl>
    <w:lvl w:ilvl="2">
      <w:start w:val="1"/>
      <w:numFmt w:val="decimal"/>
      <w:lvlText w:val="%1.%2.%3."/>
      <w:lvlJc w:val="left"/>
      <w:pPr>
        <w:ind w:left="0" w:firstLine="0"/>
      </w:pPr>
      <w:rPr>
        <w:b/>
        <w:bCs/>
        <w:smallCaps w:val="0"/>
        <w:strike w:val="0"/>
        <w:color w:val="000000"/>
        <w:shd w:val="clear" w:color="auto" w:fill="auto"/>
        <w:vertAlign w:val="baseline"/>
      </w:rPr>
    </w:lvl>
    <w:lvl w:ilvl="3">
      <w:start w:val="1"/>
      <w:numFmt w:val="decimal"/>
      <w:lvlText w:val="%1.%2.%3.%4."/>
      <w:lvlJc w:val="left"/>
      <w:pPr>
        <w:ind w:left="0" w:firstLine="0"/>
      </w:pPr>
      <w:rPr>
        <w:b/>
        <w:bCs/>
        <w:smallCaps w:val="0"/>
        <w:strike w:val="0"/>
        <w:color w:val="000000"/>
        <w:shd w:val="clear" w:color="auto" w:fill="auto"/>
        <w:vertAlign w:val="baseline"/>
      </w:rPr>
    </w:lvl>
    <w:lvl w:ilvl="4">
      <w:start w:val="1"/>
      <w:numFmt w:val="decimal"/>
      <w:lvlText w:val="%1.%2.%3.%4.%5."/>
      <w:lvlJc w:val="left"/>
      <w:pPr>
        <w:ind w:left="0" w:firstLine="0"/>
      </w:pPr>
      <w:rPr>
        <w:b/>
        <w:bCs/>
        <w:smallCaps w:val="0"/>
        <w:strike w:val="0"/>
        <w:color w:val="000000"/>
        <w:shd w:val="clear" w:color="auto" w:fill="auto"/>
        <w:vertAlign w:val="baseline"/>
      </w:rPr>
    </w:lvl>
    <w:lvl w:ilvl="5">
      <w:start w:val="1"/>
      <w:numFmt w:val="decimal"/>
      <w:lvlText w:val="%1.%2.%3.%4.%5.%6."/>
      <w:lvlJc w:val="left"/>
      <w:pPr>
        <w:ind w:left="0" w:firstLine="0"/>
      </w:pPr>
      <w:rPr>
        <w:b/>
        <w:bCs/>
        <w:smallCaps w:val="0"/>
        <w:strike w:val="0"/>
        <w:color w:val="000000"/>
        <w:shd w:val="clear" w:color="auto" w:fill="auto"/>
        <w:vertAlign w:val="baseline"/>
      </w:rPr>
    </w:lvl>
    <w:lvl w:ilvl="6">
      <w:start w:val="1"/>
      <w:numFmt w:val="decimal"/>
      <w:lvlText w:val="%1.%2.%3.%4.%5.%6.%7."/>
      <w:lvlJc w:val="left"/>
      <w:pPr>
        <w:ind w:left="0" w:firstLine="0"/>
      </w:pPr>
      <w:rPr>
        <w:b/>
        <w:bCs/>
        <w:smallCaps w:val="0"/>
        <w:strike w:val="0"/>
        <w:color w:val="000000"/>
        <w:shd w:val="clear" w:color="auto" w:fill="auto"/>
        <w:vertAlign w:val="baseline"/>
      </w:rPr>
    </w:lvl>
    <w:lvl w:ilvl="7">
      <w:start w:val="1"/>
      <w:numFmt w:val="decimal"/>
      <w:lvlText w:val="%1.%2.%3.%4.%5.%6.%7.%8."/>
      <w:lvlJc w:val="left"/>
      <w:pPr>
        <w:ind w:left="0" w:firstLine="0"/>
      </w:pPr>
      <w:rPr>
        <w:b/>
        <w:bCs/>
        <w:smallCaps w:val="0"/>
        <w:strike w:val="0"/>
        <w:color w:val="000000"/>
        <w:shd w:val="clear" w:color="auto" w:fill="auto"/>
        <w:vertAlign w:val="baseline"/>
      </w:rPr>
    </w:lvl>
    <w:lvl w:ilvl="8">
      <w:start w:val="1"/>
      <w:numFmt w:val="decimal"/>
      <w:lvlText w:val="%1.%2.%3.%4.%5.%6.%7.%8.%9."/>
      <w:lvlJc w:val="left"/>
      <w:pPr>
        <w:ind w:left="0" w:firstLine="0"/>
      </w:pPr>
      <w:rPr>
        <w:b/>
        <w:bCs/>
        <w:smallCaps w:val="0"/>
        <w:strike w:val="0"/>
        <w:color w:val="000000"/>
        <w:shd w:val="clear" w:color="auto" w:fill="auto"/>
        <w:vertAlign w:val="baseline"/>
      </w:rPr>
    </w:lvl>
  </w:abstractNum>
  <w:abstractNum w:abstractNumId="8" w15:restartNumberingAfterBreak="0">
    <w:nsid w:val="0BC66DC1"/>
    <w:multiLevelType w:val="multilevel"/>
    <w:tmpl w:val="B17A339C"/>
    <w:lvl w:ilvl="0">
      <w:start w:val="7"/>
      <w:numFmt w:val="decimal"/>
      <w:lvlText w:val="%1."/>
      <w:lvlJc w:val="left"/>
      <w:pPr>
        <w:ind w:left="360" w:hanging="360"/>
      </w:pPr>
      <w:rPr>
        <w:b w:val="0"/>
        <w:bCs w:val="0"/>
      </w:rPr>
    </w:lvl>
    <w:lvl w:ilvl="1">
      <w:start w:val="1"/>
      <w:numFmt w:val="decimal"/>
      <w:lvlText w:val="%1.%2."/>
      <w:lvlJc w:val="left"/>
      <w:pPr>
        <w:ind w:left="720" w:hanging="720"/>
      </w:pPr>
      <w:rPr>
        <w:b/>
        <w:bCs/>
      </w:rPr>
    </w:lvl>
    <w:lvl w:ilvl="2">
      <w:start w:val="1"/>
      <w:numFmt w:val="decimal"/>
      <w:lvlText w:val="%1.%2.%3."/>
      <w:lvlJc w:val="left"/>
      <w:pPr>
        <w:ind w:left="720" w:hanging="720"/>
      </w:pPr>
      <w:rPr>
        <w:b w:val="0"/>
        <w:bCs w:val="0"/>
      </w:rPr>
    </w:lvl>
    <w:lvl w:ilvl="3">
      <w:start w:val="1"/>
      <w:numFmt w:val="decimal"/>
      <w:lvlText w:val="%1.%2.%3.%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1800" w:hanging="1800"/>
      </w:pPr>
      <w:rPr>
        <w:b w:val="0"/>
        <w:bCs w:val="0"/>
      </w:rPr>
    </w:lvl>
  </w:abstractNum>
  <w:abstractNum w:abstractNumId="9" w15:restartNumberingAfterBreak="0">
    <w:nsid w:val="0E226CC5"/>
    <w:multiLevelType w:val="multilevel"/>
    <w:tmpl w:val="FB34AA22"/>
    <w:lvl w:ilvl="0">
      <w:start w:val="1"/>
      <w:numFmt w:val="decimal"/>
      <w:lvlText w:val="%1."/>
      <w:lvlJc w:val="left"/>
      <w:pPr>
        <w:ind w:left="0" w:firstLine="0"/>
      </w:pPr>
      <w:rPr>
        <w:b/>
        <w:bCs/>
        <w:smallCaps w:val="0"/>
        <w:strike w:val="0"/>
        <w:color w:val="000000"/>
        <w:shd w:val="clear" w:color="auto" w:fill="auto"/>
        <w:vertAlign w:val="baseline"/>
      </w:rPr>
    </w:lvl>
    <w:lvl w:ilvl="1">
      <w:start w:val="1"/>
      <w:numFmt w:val="decimal"/>
      <w:lvlText w:val="%2."/>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2">
      <w:start w:val="1"/>
      <w:numFmt w:val="decimal"/>
      <w:lvlText w:val="%3."/>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3">
      <w:start w:val="1"/>
      <w:numFmt w:val="decimal"/>
      <w:lvlText w:val="%3.%4."/>
      <w:lvlJc w:val="left"/>
      <w:pPr>
        <w:ind w:left="0" w:firstLine="0"/>
      </w:pPr>
      <w:rPr>
        <w:rFonts w:ascii="Helvetica Neue" w:eastAsia="Helvetica Neue" w:hAnsi="Helvetica Neue" w:cs="Helvetica Neue"/>
        <w:b/>
        <w:bCs/>
        <w:i w:val="0"/>
        <w:iCs w:val="0"/>
        <w:smallCaps w:val="0"/>
        <w:strike w:val="0"/>
        <w:color w:val="000000"/>
        <w:shd w:val="clear" w:color="auto" w:fill="auto"/>
        <w:vertAlign w:val="baseline"/>
      </w:rPr>
    </w:lvl>
    <w:lvl w:ilvl="4">
      <w:start w:val="1"/>
      <w:numFmt w:val="decimal"/>
      <w:lvlText w:val="%3.%4.%5."/>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5">
      <w:start w:val="1"/>
      <w:numFmt w:val="decimal"/>
      <w:lvlText w:val="%3.%4.%5.%6."/>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6">
      <w:start w:val="1"/>
      <w:numFmt w:val="decimal"/>
      <w:lvlText w:val="%3.%4.%5.%6.%7."/>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7">
      <w:start w:val="1"/>
      <w:numFmt w:val="decimal"/>
      <w:lvlText w:val="%3.%4.%5.%6.%7.%8."/>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8">
      <w:start w:val="1"/>
      <w:numFmt w:val="decimal"/>
      <w:lvlText w:val="%3.%4.%5.%6.%7.%8.%9."/>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abstractNum>
  <w:abstractNum w:abstractNumId="10" w15:restartNumberingAfterBreak="0">
    <w:nsid w:val="0E284E3A"/>
    <w:multiLevelType w:val="multilevel"/>
    <w:tmpl w:val="8C8C47DE"/>
    <w:lvl w:ilvl="0">
      <w:start w:val="8"/>
      <w:numFmt w:val="decimal"/>
      <w:lvlText w:val="%1."/>
      <w:lvlJc w:val="left"/>
      <w:pPr>
        <w:ind w:left="540" w:hanging="540"/>
      </w:pPr>
      <w:rPr>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3960" w:hanging="1080"/>
      </w:pPr>
      <w:rPr>
        <w:smallCaps w:val="0"/>
        <w:strike w:val="0"/>
        <w:shd w:val="clear" w:color="auto" w:fill="auto"/>
        <w:vertAlign w:val="baseline"/>
      </w:rPr>
    </w:lvl>
    <w:lvl w:ilvl="5">
      <w:start w:val="1"/>
      <w:numFmt w:val="decimal"/>
      <w:lvlText w:val="%1.%2.%3.%4.%5.%6."/>
      <w:lvlJc w:val="left"/>
      <w:pPr>
        <w:ind w:left="5040" w:hanging="1440"/>
      </w:pPr>
      <w:rPr>
        <w:smallCaps w:val="0"/>
        <w:strike w:val="0"/>
        <w:shd w:val="clear" w:color="auto" w:fill="auto"/>
        <w:vertAlign w:val="baseline"/>
      </w:rPr>
    </w:lvl>
    <w:lvl w:ilvl="6">
      <w:start w:val="1"/>
      <w:numFmt w:val="decimal"/>
      <w:lvlText w:val="%1.%2.%3.%4.%5.%6.%7."/>
      <w:lvlJc w:val="left"/>
      <w:pPr>
        <w:ind w:left="5760" w:hanging="1440"/>
      </w:pPr>
      <w:rPr>
        <w:smallCaps w:val="0"/>
        <w:strike w:val="0"/>
        <w:shd w:val="clear" w:color="auto" w:fill="auto"/>
        <w:vertAlign w:val="baseline"/>
      </w:rPr>
    </w:lvl>
    <w:lvl w:ilvl="7">
      <w:start w:val="1"/>
      <w:numFmt w:val="decimal"/>
      <w:lvlText w:val="%1.%2.%3.%4.%5.%6.%7.%8."/>
      <w:lvlJc w:val="left"/>
      <w:pPr>
        <w:ind w:left="6840" w:hanging="1800"/>
      </w:pPr>
      <w:rPr>
        <w:smallCaps w:val="0"/>
        <w:strike w:val="0"/>
        <w:shd w:val="clear" w:color="auto" w:fill="auto"/>
        <w:vertAlign w:val="baseline"/>
      </w:rPr>
    </w:lvl>
    <w:lvl w:ilvl="8">
      <w:start w:val="1"/>
      <w:numFmt w:val="decimal"/>
      <w:lvlText w:val="%1.%2.%3.%4.%5.%6.%7.%8.%9."/>
      <w:lvlJc w:val="left"/>
      <w:pPr>
        <w:ind w:left="7560" w:hanging="1800"/>
      </w:pPr>
      <w:rPr>
        <w:smallCaps w:val="0"/>
        <w:strike w:val="0"/>
        <w:shd w:val="clear" w:color="auto" w:fill="auto"/>
        <w:vertAlign w:val="baseline"/>
      </w:rPr>
    </w:lvl>
  </w:abstractNum>
  <w:abstractNum w:abstractNumId="11" w15:restartNumberingAfterBreak="0">
    <w:nsid w:val="0EB561D4"/>
    <w:multiLevelType w:val="multilevel"/>
    <w:tmpl w:val="98FEBEEA"/>
    <w:lvl w:ilvl="0">
      <w:start w:val="2"/>
      <w:numFmt w:val="decimal"/>
      <w:lvlText w:val="%1)"/>
      <w:lvlJc w:val="left"/>
      <w:pPr>
        <w:ind w:left="0" w:firstLine="0"/>
      </w:pPr>
      <w:rPr>
        <w:b/>
        <w:bCs/>
        <w:smallCaps w:val="0"/>
        <w:strike w:val="0"/>
        <w:color w:val="000000"/>
        <w:shd w:val="clear" w:color="auto" w:fill="auto"/>
        <w:vertAlign w:val="baseline"/>
      </w:rPr>
    </w:lvl>
    <w:lvl w:ilvl="1">
      <w:start w:val="1"/>
      <w:numFmt w:val="lowerLetter"/>
      <w:lvlText w:val="%2)"/>
      <w:lvlJc w:val="left"/>
      <w:pPr>
        <w:ind w:left="0" w:firstLine="0"/>
      </w:pPr>
      <w:rPr>
        <w:b/>
        <w:bCs/>
        <w:smallCaps w:val="0"/>
        <w:strike w:val="0"/>
        <w:color w:val="000000"/>
        <w:shd w:val="clear" w:color="auto" w:fill="auto"/>
        <w:vertAlign w:val="baseline"/>
      </w:rPr>
    </w:lvl>
    <w:lvl w:ilvl="2">
      <w:start w:val="1"/>
      <w:numFmt w:val="lowerRoman"/>
      <w:lvlText w:val="%3)"/>
      <w:lvlJc w:val="left"/>
      <w:pPr>
        <w:ind w:left="0" w:firstLine="0"/>
      </w:pPr>
      <w:rPr>
        <w:b/>
        <w:bCs/>
        <w:smallCaps w:val="0"/>
        <w:strike w:val="0"/>
        <w:color w:val="000000"/>
        <w:shd w:val="clear" w:color="auto" w:fill="auto"/>
        <w:vertAlign w:val="baseline"/>
      </w:rPr>
    </w:lvl>
    <w:lvl w:ilvl="3">
      <w:start w:val="1"/>
      <w:numFmt w:val="decimal"/>
      <w:lvlText w:val="(%4)"/>
      <w:lvlJc w:val="left"/>
      <w:pPr>
        <w:ind w:left="0" w:firstLine="0"/>
      </w:pPr>
      <w:rPr>
        <w:b/>
        <w:bCs/>
        <w:smallCaps w:val="0"/>
        <w:strike w:val="0"/>
        <w:color w:val="000000"/>
        <w:shd w:val="clear" w:color="auto" w:fill="auto"/>
        <w:vertAlign w:val="baseline"/>
      </w:rPr>
    </w:lvl>
    <w:lvl w:ilvl="4">
      <w:start w:val="1"/>
      <w:numFmt w:val="lowerLetter"/>
      <w:lvlText w:val="(%5)"/>
      <w:lvlJc w:val="left"/>
      <w:pPr>
        <w:ind w:left="0" w:firstLine="0"/>
      </w:pPr>
      <w:rPr>
        <w:b/>
        <w:bCs/>
        <w:smallCaps w:val="0"/>
        <w:strike w:val="0"/>
        <w:color w:val="000000"/>
        <w:shd w:val="clear" w:color="auto" w:fill="auto"/>
        <w:vertAlign w:val="baseline"/>
      </w:rPr>
    </w:lvl>
    <w:lvl w:ilvl="5">
      <w:start w:val="1"/>
      <w:numFmt w:val="lowerRoman"/>
      <w:lvlText w:val="(%6)"/>
      <w:lvlJc w:val="left"/>
      <w:pPr>
        <w:ind w:left="0" w:firstLine="0"/>
      </w:pPr>
      <w:rPr>
        <w:b/>
        <w:bCs/>
        <w:smallCaps w:val="0"/>
        <w:strike w:val="0"/>
        <w:color w:val="000000"/>
        <w:shd w:val="clear" w:color="auto" w:fill="auto"/>
        <w:vertAlign w:val="baseline"/>
      </w:rPr>
    </w:lvl>
    <w:lvl w:ilvl="6">
      <w:start w:val="1"/>
      <w:numFmt w:val="decimal"/>
      <w:lvlText w:val="%7."/>
      <w:lvlJc w:val="left"/>
      <w:pPr>
        <w:ind w:left="0" w:firstLine="0"/>
      </w:pPr>
      <w:rPr>
        <w:b/>
        <w:bCs/>
        <w:smallCaps w:val="0"/>
        <w:strike w:val="0"/>
        <w:color w:val="000000"/>
        <w:shd w:val="clear" w:color="auto" w:fill="auto"/>
        <w:vertAlign w:val="baseline"/>
      </w:rPr>
    </w:lvl>
    <w:lvl w:ilvl="7">
      <w:start w:val="1"/>
      <w:numFmt w:val="lowerLetter"/>
      <w:lvlText w:val="%8."/>
      <w:lvlJc w:val="left"/>
      <w:pPr>
        <w:ind w:left="0" w:firstLine="0"/>
      </w:pPr>
      <w:rPr>
        <w:b/>
        <w:bCs/>
        <w:smallCaps w:val="0"/>
        <w:strike w:val="0"/>
        <w:color w:val="000000"/>
        <w:shd w:val="clear" w:color="auto" w:fill="auto"/>
        <w:vertAlign w:val="baseline"/>
      </w:rPr>
    </w:lvl>
    <w:lvl w:ilvl="8">
      <w:start w:val="1"/>
      <w:numFmt w:val="lowerRoman"/>
      <w:lvlText w:val="%9."/>
      <w:lvlJc w:val="left"/>
      <w:pPr>
        <w:ind w:left="0" w:firstLine="0"/>
      </w:pPr>
      <w:rPr>
        <w:b/>
        <w:bCs/>
        <w:smallCaps w:val="0"/>
        <w:strike w:val="0"/>
        <w:color w:val="000000"/>
        <w:shd w:val="clear" w:color="auto" w:fill="auto"/>
        <w:vertAlign w:val="baseline"/>
      </w:rPr>
    </w:lvl>
  </w:abstractNum>
  <w:abstractNum w:abstractNumId="12" w15:restartNumberingAfterBreak="0">
    <w:nsid w:val="10844045"/>
    <w:multiLevelType w:val="multilevel"/>
    <w:tmpl w:val="8B86166A"/>
    <w:lvl w:ilvl="0">
      <w:start w:val="3"/>
      <w:numFmt w:val="decimal"/>
      <w:lvlText w:val="%1)"/>
      <w:lvlJc w:val="left"/>
      <w:pPr>
        <w:ind w:left="0" w:firstLine="0"/>
      </w:pPr>
      <w:rPr>
        <w:b/>
        <w:bCs/>
        <w:smallCaps w:val="0"/>
        <w:strike w:val="0"/>
        <w:color w:val="000000"/>
        <w:shd w:val="clear" w:color="auto" w:fill="auto"/>
        <w:vertAlign w:val="baseline"/>
      </w:rPr>
    </w:lvl>
    <w:lvl w:ilvl="1">
      <w:start w:val="1"/>
      <w:numFmt w:val="lowerLetter"/>
      <w:lvlText w:val="%2)"/>
      <w:lvlJc w:val="left"/>
      <w:pPr>
        <w:ind w:left="0" w:firstLine="0"/>
      </w:pPr>
      <w:rPr>
        <w:b/>
        <w:bCs/>
        <w:smallCaps w:val="0"/>
        <w:strike w:val="0"/>
        <w:color w:val="000000"/>
        <w:shd w:val="clear" w:color="auto" w:fill="auto"/>
        <w:vertAlign w:val="baseline"/>
      </w:rPr>
    </w:lvl>
    <w:lvl w:ilvl="2">
      <w:start w:val="1"/>
      <w:numFmt w:val="lowerRoman"/>
      <w:lvlText w:val="%3)"/>
      <w:lvlJc w:val="left"/>
      <w:pPr>
        <w:ind w:left="0" w:firstLine="0"/>
      </w:pPr>
      <w:rPr>
        <w:b/>
        <w:bCs/>
        <w:smallCaps w:val="0"/>
        <w:strike w:val="0"/>
        <w:color w:val="000000"/>
        <w:shd w:val="clear" w:color="auto" w:fill="auto"/>
        <w:vertAlign w:val="baseline"/>
      </w:rPr>
    </w:lvl>
    <w:lvl w:ilvl="3">
      <w:start w:val="1"/>
      <w:numFmt w:val="decimal"/>
      <w:lvlText w:val="(%4)"/>
      <w:lvlJc w:val="left"/>
      <w:pPr>
        <w:ind w:left="0" w:firstLine="0"/>
      </w:pPr>
      <w:rPr>
        <w:b/>
        <w:bCs/>
        <w:smallCaps w:val="0"/>
        <w:strike w:val="0"/>
        <w:color w:val="000000"/>
        <w:shd w:val="clear" w:color="auto" w:fill="auto"/>
        <w:vertAlign w:val="baseline"/>
      </w:rPr>
    </w:lvl>
    <w:lvl w:ilvl="4">
      <w:start w:val="1"/>
      <w:numFmt w:val="lowerLetter"/>
      <w:lvlText w:val="(%5)"/>
      <w:lvlJc w:val="left"/>
      <w:pPr>
        <w:ind w:left="0" w:firstLine="0"/>
      </w:pPr>
      <w:rPr>
        <w:b/>
        <w:bCs/>
        <w:smallCaps w:val="0"/>
        <w:strike w:val="0"/>
        <w:color w:val="000000"/>
        <w:shd w:val="clear" w:color="auto" w:fill="auto"/>
        <w:vertAlign w:val="baseline"/>
      </w:rPr>
    </w:lvl>
    <w:lvl w:ilvl="5">
      <w:start w:val="1"/>
      <w:numFmt w:val="lowerRoman"/>
      <w:lvlText w:val="(%6)"/>
      <w:lvlJc w:val="left"/>
      <w:pPr>
        <w:ind w:left="0" w:firstLine="0"/>
      </w:pPr>
      <w:rPr>
        <w:b/>
        <w:bCs/>
        <w:smallCaps w:val="0"/>
        <w:strike w:val="0"/>
        <w:color w:val="000000"/>
        <w:shd w:val="clear" w:color="auto" w:fill="auto"/>
        <w:vertAlign w:val="baseline"/>
      </w:rPr>
    </w:lvl>
    <w:lvl w:ilvl="6">
      <w:start w:val="1"/>
      <w:numFmt w:val="decimal"/>
      <w:lvlText w:val="%7."/>
      <w:lvlJc w:val="left"/>
      <w:pPr>
        <w:ind w:left="0" w:firstLine="0"/>
      </w:pPr>
      <w:rPr>
        <w:b/>
        <w:bCs/>
        <w:smallCaps w:val="0"/>
        <w:strike w:val="0"/>
        <w:color w:val="000000"/>
        <w:shd w:val="clear" w:color="auto" w:fill="auto"/>
        <w:vertAlign w:val="baseline"/>
      </w:rPr>
    </w:lvl>
    <w:lvl w:ilvl="7">
      <w:start w:val="1"/>
      <w:numFmt w:val="lowerLetter"/>
      <w:lvlText w:val="%8."/>
      <w:lvlJc w:val="left"/>
      <w:pPr>
        <w:ind w:left="0" w:firstLine="0"/>
      </w:pPr>
      <w:rPr>
        <w:b/>
        <w:bCs/>
        <w:smallCaps w:val="0"/>
        <w:strike w:val="0"/>
        <w:color w:val="000000"/>
        <w:shd w:val="clear" w:color="auto" w:fill="auto"/>
        <w:vertAlign w:val="baseline"/>
      </w:rPr>
    </w:lvl>
    <w:lvl w:ilvl="8">
      <w:start w:val="1"/>
      <w:numFmt w:val="lowerRoman"/>
      <w:lvlText w:val="%9."/>
      <w:lvlJc w:val="left"/>
      <w:pPr>
        <w:ind w:left="0" w:firstLine="0"/>
      </w:pPr>
      <w:rPr>
        <w:b/>
        <w:bCs/>
        <w:smallCaps w:val="0"/>
        <w:strike w:val="0"/>
        <w:color w:val="000000"/>
        <w:shd w:val="clear" w:color="auto" w:fill="auto"/>
        <w:vertAlign w:val="baseline"/>
      </w:rPr>
    </w:lvl>
  </w:abstractNum>
  <w:abstractNum w:abstractNumId="13" w15:restartNumberingAfterBreak="0">
    <w:nsid w:val="26276590"/>
    <w:multiLevelType w:val="multilevel"/>
    <w:tmpl w:val="297CDDDA"/>
    <w:lvl w:ilvl="0">
      <w:start w:val="14"/>
      <w:numFmt w:val="decimal"/>
      <w:lvlText w:val="%1."/>
      <w:lvlJc w:val="left"/>
      <w:pPr>
        <w:ind w:left="510" w:hanging="510"/>
      </w:pPr>
      <w:rPr>
        <w:rFonts w:ascii="Arial" w:eastAsia="Arial" w:hAnsi="Arial" w:cs="Arial"/>
        <w:b/>
        <w:bCs/>
        <w:i w:val="0"/>
        <w:iCs w:val="0"/>
        <w:smallCaps w:val="0"/>
        <w:strike w:val="0"/>
        <w:shd w:val="clear" w:color="auto" w:fill="auto"/>
        <w:vertAlign w:val="baseline"/>
      </w:rPr>
    </w:lvl>
    <w:lvl w:ilvl="1">
      <w:start w:val="1"/>
      <w:numFmt w:val="decimal"/>
      <w:lvlText w:val="%1.%2."/>
      <w:lvlJc w:val="left"/>
      <w:pPr>
        <w:ind w:left="1080" w:hanging="720"/>
      </w:pPr>
      <w:rPr>
        <w:rFonts w:ascii="Arial" w:eastAsia="Arial" w:hAnsi="Arial" w:cs="Arial"/>
        <w:b w:val="0"/>
        <w:bCs w:val="0"/>
        <w:i w:val="0"/>
        <w:iCs w:val="0"/>
        <w:smallCaps w:val="0"/>
        <w:strike w:val="0"/>
        <w:shd w:val="clear" w:color="auto" w:fill="auto"/>
        <w:vertAlign w:val="baseline"/>
      </w:rPr>
    </w:lvl>
    <w:lvl w:ilvl="2">
      <w:start w:val="1"/>
      <w:numFmt w:val="decimal"/>
      <w:lvlText w:val="%1.%2.%3."/>
      <w:lvlJc w:val="left"/>
      <w:pPr>
        <w:ind w:left="2160" w:hanging="720"/>
      </w:pPr>
      <w:rPr>
        <w:rFonts w:ascii="Arial" w:eastAsia="Arial" w:hAnsi="Arial" w:cs="Arial"/>
        <w:b w:val="0"/>
        <w:bCs w:val="0"/>
        <w:i w:val="0"/>
        <w:iCs w:val="0"/>
        <w:smallCaps w:val="0"/>
        <w:strike w:val="0"/>
        <w:shd w:val="clear" w:color="auto" w:fill="auto"/>
        <w:vertAlign w:val="baseline"/>
      </w:rPr>
    </w:lvl>
    <w:lvl w:ilvl="3">
      <w:start w:val="1"/>
      <w:numFmt w:val="decimal"/>
      <w:lvlText w:val="%1.%2.%3.%4."/>
      <w:lvlJc w:val="left"/>
      <w:pPr>
        <w:ind w:left="3600" w:hanging="1080"/>
      </w:pPr>
      <w:rPr>
        <w:rFonts w:ascii="Arial" w:eastAsia="Arial" w:hAnsi="Arial" w:cs="Arial"/>
        <w:b w:val="0"/>
        <w:bCs w:val="0"/>
        <w:i w:val="0"/>
        <w:iCs w:val="0"/>
        <w:smallCaps w:val="0"/>
        <w:strike w:val="0"/>
        <w:shd w:val="clear" w:color="auto" w:fill="auto"/>
        <w:vertAlign w:val="baseline"/>
      </w:rPr>
    </w:lvl>
    <w:lvl w:ilvl="4">
      <w:start w:val="1"/>
      <w:numFmt w:val="decimal"/>
      <w:lvlText w:val="%1.%2.%3.%4.%5."/>
      <w:lvlJc w:val="left"/>
      <w:pPr>
        <w:ind w:left="4680" w:hanging="1080"/>
      </w:pPr>
      <w:rPr>
        <w:rFonts w:ascii="Arial" w:eastAsia="Arial" w:hAnsi="Arial" w:cs="Arial"/>
        <w:b w:val="0"/>
        <w:bCs w:val="0"/>
        <w:i w:val="0"/>
        <w:iCs w:val="0"/>
        <w:smallCaps w:val="0"/>
        <w:strike w:val="0"/>
        <w:shd w:val="clear" w:color="auto" w:fill="auto"/>
        <w:vertAlign w:val="baseline"/>
      </w:rPr>
    </w:lvl>
    <w:lvl w:ilvl="5">
      <w:start w:val="1"/>
      <w:numFmt w:val="decimal"/>
      <w:lvlText w:val="%1.%2.%3.%4.%5.%6."/>
      <w:lvlJc w:val="left"/>
      <w:pPr>
        <w:ind w:left="6120" w:hanging="1440"/>
      </w:pPr>
      <w:rPr>
        <w:rFonts w:ascii="Arial" w:eastAsia="Arial" w:hAnsi="Arial" w:cs="Arial"/>
        <w:b w:val="0"/>
        <w:bCs w:val="0"/>
        <w:i w:val="0"/>
        <w:iCs w:val="0"/>
        <w:smallCaps w:val="0"/>
        <w:strike w:val="0"/>
        <w:shd w:val="clear" w:color="auto" w:fill="auto"/>
        <w:vertAlign w:val="baseline"/>
      </w:rPr>
    </w:lvl>
    <w:lvl w:ilvl="6">
      <w:start w:val="1"/>
      <w:numFmt w:val="decimal"/>
      <w:lvlText w:val="%1.%2.%3.%4.%5.%6.%7."/>
      <w:lvlJc w:val="left"/>
      <w:pPr>
        <w:ind w:left="7200" w:hanging="1440"/>
      </w:pPr>
      <w:rPr>
        <w:rFonts w:ascii="Arial" w:eastAsia="Arial" w:hAnsi="Arial" w:cs="Arial"/>
        <w:b w:val="0"/>
        <w:bCs w:val="0"/>
        <w:i w:val="0"/>
        <w:iCs w:val="0"/>
        <w:smallCaps w:val="0"/>
        <w:strike w:val="0"/>
        <w:shd w:val="clear" w:color="auto" w:fill="auto"/>
        <w:vertAlign w:val="baseline"/>
      </w:rPr>
    </w:lvl>
    <w:lvl w:ilvl="7">
      <w:start w:val="1"/>
      <w:numFmt w:val="decimal"/>
      <w:lvlText w:val="%1.%2.%3.%4.%5.%6.%7.%8."/>
      <w:lvlJc w:val="left"/>
      <w:pPr>
        <w:ind w:left="8640" w:hanging="1800"/>
      </w:pPr>
      <w:rPr>
        <w:rFonts w:ascii="Arial" w:eastAsia="Arial" w:hAnsi="Arial" w:cs="Arial"/>
        <w:b w:val="0"/>
        <w:bCs w:val="0"/>
        <w:i w:val="0"/>
        <w:iCs w:val="0"/>
        <w:smallCaps w:val="0"/>
        <w:strike w:val="0"/>
        <w:shd w:val="clear" w:color="auto" w:fill="auto"/>
        <w:vertAlign w:val="baseline"/>
      </w:rPr>
    </w:lvl>
    <w:lvl w:ilvl="8">
      <w:start w:val="1"/>
      <w:numFmt w:val="decimal"/>
      <w:lvlText w:val="%1.%2.%3.%4.%5.%6.%7.%8.%9."/>
      <w:lvlJc w:val="left"/>
      <w:pPr>
        <w:ind w:left="10080" w:hanging="2160"/>
      </w:pPr>
      <w:rPr>
        <w:rFonts w:ascii="Arial" w:eastAsia="Arial" w:hAnsi="Arial" w:cs="Arial"/>
        <w:b w:val="0"/>
        <w:bCs w:val="0"/>
        <w:i w:val="0"/>
        <w:iCs w:val="0"/>
        <w:smallCaps w:val="0"/>
        <w:strike w:val="0"/>
        <w:shd w:val="clear" w:color="auto" w:fill="auto"/>
        <w:vertAlign w:val="baseline"/>
      </w:rPr>
    </w:lvl>
  </w:abstractNum>
  <w:abstractNum w:abstractNumId="14" w15:restartNumberingAfterBreak="0">
    <w:nsid w:val="26A54248"/>
    <w:multiLevelType w:val="multilevel"/>
    <w:tmpl w:val="15B89DD4"/>
    <w:lvl w:ilvl="0">
      <w:start w:val="13"/>
      <w:numFmt w:val="decimal"/>
      <w:lvlText w:val="%1."/>
      <w:lvlJc w:val="left"/>
      <w:pPr>
        <w:ind w:left="480" w:hanging="48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15" w15:restartNumberingAfterBreak="0">
    <w:nsid w:val="32D1473C"/>
    <w:multiLevelType w:val="multilevel"/>
    <w:tmpl w:val="0630CD36"/>
    <w:lvl w:ilvl="0">
      <w:start w:val="4"/>
      <w:numFmt w:val="decimal"/>
      <w:lvlText w:val="%1."/>
      <w:lvlJc w:val="left"/>
      <w:pPr>
        <w:ind w:left="0" w:firstLine="0"/>
      </w:pPr>
      <w:rPr>
        <w:b/>
        <w:bCs/>
        <w:smallCaps w:val="0"/>
        <w:strike w:val="0"/>
        <w:color w:val="000000"/>
        <w:vertAlign w:val="baseline"/>
      </w:rPr>
    </w:lvl>
    <w:lvl w:ilvl="1">
      <w:start w:val="1"/>
      <w:numFmt w:val="decimal"/>
      <w:lvlText w:val="%2."/>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2">
      <w:start w:val="1"/>
      <w:numFmt w:val="decimal"/>
      <w:lvlText w:val="%3."/>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3">
      <w:start w:val="1"/>
      <w:numFmt w:val="decimal"/>
      <w:lvlText w:val="%3.%4."/>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4">
      <w:start w:val="1"/>
      <w:numFmt w:val="decimal"/>
      <w:lvlText w:val="%3.%4.%5."/>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5">
      <w:start w:val="1"/>
      <w:numFmt w:val="decimal"/>
      <w:lvlText w:val="%3.%4.%5.%6."/>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6">
      <w:start w:val="1"/>
      <w:numFmt w:val="decimal"/>
      <w:lvlText w:val="%3.%4.%5.%6.%7."/>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7">
      <w:start w:val="1"/>
      <w:numFmt w:val="decimal"/>
      <w:lvlText w:val="%3.%4.%5.%6.%7.%8."/>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8">
      <w:start w:val="1"/>
      <w:numFmt w:val="decimal"/>
      <w:lvlText w:val="%3.%4.%5.%6.%7.%8.%9."/>
      <w:lvlJc w:val="left"/>
      <w:pPr>
        <w:ind w:left="0" w:firstLine="0"/>
      </w:pPr>
      <w:rPr>
        <w:rFonts w:ascii="Helvetica Neue" w:eastAsia="Helvetica Neue" w:hAnsi="Helvetica Neue" w:cs="Helvetica Neue"/>
        <w:b w:val="0"/>
        <w:bCs w:val="0"/>
        <w:i w:val="0"/>
        <w:iCs w:val="0"/>
        <w:smallCaps w:val="0"/>
        <w:strike w:val="0"/>
        <w:color w:val="000000"/>
        <w:vertAlign w:val="baseline"/>
      </w:rPr>
    </w:lvl>
  </w:abstractNum>
  <w:abstractNum w:abstractNumId="16" w15:restartNumberingAfterBreak="0">
    <w:nsid w:val="347D5A64"/>
    <w:multiLevelType w:val="multilevel"/>
    <w:tmpl w:val="CA8AB542"/>
    <w:lvl w:ilvl="0">
      <w:start w:val="3"/>
      <w:numFmt w:val="decimal"/>
      <w:lvlText w:val="%1)"/>
      <w:lvlJc w:val="left"/>
      <w:pPr>
        <w:ind w:left="0" w:firstLine="0"/>
      </w:pPr>
      <w:rPr>
        <w:b/>
        <w:bCs/>
        <w:smallCaps w:val="0"/>
        <w:strike w:val="0"/>
        <w:color w:val="000000"/>
        <w:shd w:val="clear" w:color="auto" w:fill="auto"/>
        <w:vertAlign w:val="baseline"/>
      </w:rPr>
    </w:lvl>
    <w:lvl w:ilvl="1">
      <w:start w:val="1"/>
      <w:numFmt w:val="lowerLetter"/>
      <w:lvlText w:val="%2)"/>
      <w:lvlJc w:val="left"/>
      <w:pPr>
        <w:ind w:left="0" w:firstLine="0"/>
      </w:pPr>
      <w:rPr>
        <w:b/>
        <w:bCs/>
        <w:smallCaps w:val="0"/>
        <w:strike w:val="0"/>
        <w:color w:val="000000"/>
        <w:shd w:val="clear" w:color="auto" w:fill="auto"/>
        <w:vertAlign w:val="baseline"/>
      </w:rPr>
    </w:lvl>
    <w:lvl w:ilvl="2">
      <w:start w:val="1"/>
      <w:numFmt w:val="lowerRoman"/>
      <w:lvlText w:val="%3)"/>
      <w:lvlJc w:val="left"/>
      <w:pPr>
        <w:ind w:left="0" w:firstLine="0"/>
      </w:pPr>
      <w:rPr>
        <w:b/>
        <w:bCs/>
        <w:smallCaps w:val="0"/>
        <w:strike w:val="0"/>
        <w:color w:val="000000"/>
        <w:shd w:val="clear" w:color="auto" w:fill="auto"/>
        <w:vertAlign w:val="baseline"/>
      </w:rPr>
    </w:lvl>
    <w:lvl w:ilvl="3">
      <w:start w:val="1"/>
      <w:numFmt w:val="decimal"/>
      <w:lvlText w:val="(%4)"/>
      <w:lvlJc w:val="left"/>
      <w:pPr>
        <w:ind w:left="0" w:firstLine="0"/>
      </w:pPr>
      <w:rPr>
        <w:b/>
        <w:bCs/>
        <w:smallCaps w:val="0"/>
        <w:strike w:val="0"/>
        <w:color w:val="000000"/>
        <w:shd w:val="clear" w:color="auto" w:fill="auto"/>
        <w:vertAlign w:val="baseline"/>
      </w:rPr>
    </w:lvl>
    <w:lvl w:ilvl="4">
      <w:start w:val="1"/>
      <w:numFmt w:val="lowerLetter"/>
      <w:lvlText w:val="(%5)"/>
      <w:lvlJc w:val="left"/>
      <w:pPr>
        <w:ind w:left="0" w:firstLine="0"/>
      </w:pPr>
      <w:rPr>
        <w:b/>
        <w:bCs/>
        <w:smallCaps w:val="0"/>
        <w:strike w:val="0"/>
        <w:color w:val="000000"/>
        <w:shd w:val="clear" w:color="auto" w:fill="auto"/>
        <w:vertAlign w:val="baseline"/>
      </w:rPr>
    </w:lvl>
    <w:lvl w:ilvl="5">
      <w:start w:val="1"/>
      <w:numFmt w:val="lowerRoman"/>
      <w:lvlText w:val="(%6)"/>
      <w:lvlJc w:val="left"/>
      <w:pPr>
        <w:ind w:left="0" w:firstLine="0"/>
      </w:pPr>
      <w:rPr>
        <w:b/>
        <w:bCs/>
        <w:smallCaps w:val="0"/>
        <w:strike w:val="0"/>
        <w:color w:val="000000"/>
        <w:shd w:val="clear" w:color="auto" w:fill="auto"/>
        <w:vertAlign w:val="baseline"/>
      </w:rPr>
    </w:lvl>
    <w:lvl w:ilvl="6">
      <w:start w:val="1"/>
      <w:numFmt w:val="decimal"/>
      <w:lvlText w:val="%7."/>
      <w:lvlJc w:val="left"/>
      <w:pPr>
        <w:ind w:left="0" w:firstLine="0"/>
      </w:pPr>
      <w:rPr>
        <w:b/>
        <w:bCs/>
        <w:smallCaps w:val="0"/>
        <w:strike w:val="0"/>
        <w:color w:val="000000"/>
        <w:shd w:val="clear" w:color="auto" w:fill="auto"/>
        <w:vertAlign w:val="baseline"/>
      </w:rPr>
    </w:lvl>
    <w:lvl w:ilvl="7">
      <w:start w:val="1"/>
      <w:numFmt w:val="lowerLetter"/>
      <w:lvlText w:val="%8."/>
      <w:lvlJc w:val="left"/>
      <w:pPr>
        <w:ind w:left="0" w:firstLine="0"/>
      </w:pPr>
      <w:rPr>
        <w:b/>
        <w:bCs/>
        <w:smallCaps w:val="0"/>
        <w:strike w:val="0"/>
        <w:color w:val="000000"/>
        <w:shd w:val="clear" w:color="auto" w:fill="auto"/>
        <w:vertAlign w:val="baseline"/>
      </w:rPr>
    </w:lvl>
    <w:lvl w:ilvl="8">
      <w:start w:val="1"/>
      <w:numFmt w:val="lowerRoman"/>
      <w:lvlText w:val="%9."/>
      <w:lvlJc w:val="left"/>
      <w:pPr>
        <w:ind w:left="0" w:firstLine="0"/>
      </w:pPr>
      <w:rPr>
        <w:b/>
        <w:bCs/>
        <w:smallCaps w:val="0"/>
        <w:strike w:val="0"/>
        <w:color w:val="000000"/>
        <w:shd w:val="clear" w:color="auto" w:fill="auto"/>
        <w:vertAlign w:val="baseline"/>
      </w:rPr>
    </w:lvl>
  </w:abstractNum>
  <w:abstractNum w:abstractNumId="17" w15:restartNumberingAfterBreak="0">
    <w:nsid w:val="3568078D"/>
    <w:multiLevelType w:val="multilevel"/>
    <w:tmpl w:val="AD8C4D96"/>
    <w:lvl w:ilvl="0">
      <w:start w:val="1"/>
      <w:numFmt w:val="decimal"/>
      <w:lvlText w:val="%1."/>
      <w:lvlJc w:val="left"/>
      <w:pPr>
        <w:ind w:left="0" w:firstLine="0"/>
      </w:pPr>
      <w:rPr>
        <w:b/>
        <w:bCs/>
        <w:smallCaps w:val="0"/>
        <w:strike w:val="0"/>
        <w:color w:val="000000"/>
        <w:shd w:val="clear" w:color="auto" w:fill="auto"/>
        <w:vertAlign w:val="baseline"/>
      </w:rPr>
    </w:lvl>
    <w:lvl w:ilvl="1">
      <w:start w:val="1"/>
      <w:numFmt w:val="decimal"/>
      <w:lvlText w:val="%1.%2."/>
      <w:lvlJc w:val="left"/>
      <w:pPr>
        <w:ind w:left="0" w:firstLine="0"/>
      </w:pPr>
      <w:rPr>
        <w:b/>
        <w:bCs/>
        <w:smallCaps w:val="0"/>
        <w:strike w:val="0"/>
        <w:color w:val="000000"/>
        <w:shd w:val="clear" w:color="auto" w:fill="auto"/>
        <w:vertAlign w:val="baseline"/>
      </w:rPr>
    </w:lvl>
    <w:lvl w:ilvl="2">
      <w:start w:val="1"/>
      <w:numFmt w:val="decimal"/>
      <w:lvlText w:val="%1.%2.%3."/>
      <w:lvlJc w:val="left"/>
      <w:pPr>
        <w:ind w:left="0" w:firstLine="0"/>
      </w:pPr>
      <w:rPr>
        <w:b/>
        <w:bCs/>
        <w:smallCaps w:val="0"/>
        <w:strike w:val="0"/>
        <w:color w:val="000000"/>
        <w:shd w:val="clear" w:color="auto" w:fill="auto"/>
        <w:vertAlign w:val="baseline"/>
      </w:rPr>
    </w:lvl>
    <w:lvl w:ilvl="3">
      <w:start w:val="1"/>
      <w:numFmt w:val="decimal"/>
      <w:lvlText w:val="%1.%2.%3.%4."/>
      <w:lvlJc w:val="left"/>
      <w:pPr>
        <w:ind w:left="0" w:firstLine="0"/>
      </w:pPr>
      <w:rPr>
        <w:b/>
        <w:bCs/>
        <w:smallCaps w:val="0"/>
        <w:strike w:val="0"/>
        <w:color w:val="000000"/>
        <w:shd w:val="clear" w:color="auto" w:fill="auto"/>
        <w:vertAlign w:val="baseline"/>
      </w:rPr>
    </w:lvl>
    <w:lvl w:ilvl="4">
      <w:start w:val="1"/>
      <w:numFmt w:val="decimal"/>
      <w:lvlText w:val="%1.%2.%3.%4.%5."/>
      <w:lvlJc w:val="left"/>
      <w:pPr>
        <w:ind w:left="0" w:firstLine="0"/>
      </w:pPr>
      <w:rPr>
        <w:b/>
        <w:bCs/>
        <w:smallCaps w:val="0"/>
        <w:strike w:val="0"/>
        <w:color w:val="000000"/>
        <w:shd w:val="clear" w:color="auto" w:fill="auto"/>
        <w:vertAlign w:val="baseline"/>
      </w:rPr>
    </w:lvl>
    <w:lvl w:ilvl="5">
      <w:start w:val="1"/>
      <w:numFmt w:val="decimal"/>
      <w:lvlText w:val="%1.%2.%3.%4.%5.%6."/>
      <w:lvlJc w:val="left"/>
      <w:pPr>
        <w:ind w:left="0" w:firstLine="0"/>
      </w:pPr>
      <w:rPr>
        <w:b/>
        <w:bCs/>
        <w:smallCaps w:val="0"/>
        <w:strike w:val="0"/>
        <w:color w:val="000000"/>
        <w:shd w:val="clear" w:color="auto" w:fill="auto"/>
        <w:vertAlign w:val="baseline"/>
      </w:rPr>
    </w:lvl>
    <w:lvl w:ilvl="6">
      <w:start w:val="1"/>
      <w:numFmt w:val="decimal"/>
      <w:lvlText w:val="%1.%2.%3.%4.%5.%6.%7."/>
      <w:lvlJc w:val="left"/>
      <w:pPr>
        <w:ind w:left="0" w:firstLine="0"/>
      </w:pPr>
      <w:rPr>
        <w:b/>
        <w:bCs/>
        <w:smallCaps w:val="0"/>
        <w:strike w:val="0"/>
        <w:color w:val="000000"/>
        <w:shd w:val="clear" w:color="auto" w:fill="auto"/>
        <w:vertAlign w:val="baseline"/>
      </w:rPr>
    </w:lvl>
    <w:lvl w:ilvl="7">
      <w:start w:val="1"/>
      <w:numFmt w:val="decimal"/>
      <w:lvlText w:val="%1.%2.%3.%4.%5.%6.%7.%8."/>
      <w:lvlJc w:val="left"/>
      <w:pPr>
        <w:ind w:left="0" w:firstLine="0"/>
      </w:pPr>
      <w:rPr>
        <w:b/>
        <w:bCs/>
        <w:smallCaps w:val="0"/>
        <w:strike w:val="0"/>
        <w:color w:val="000000"/>
        <w:shd w:val="clear" w:color="auto" w:fill="auto"/>
        <w:vertAlign w:val="baseline"/>
      </w:rPr>
    </w:lvl>
    <w:lvl w:ilvl="8">
      <w:start w:val="1"/>
      <w:numFmt w:val="decimal"/>
      <w:lvlText w:val="%1.%2.%3.%4.%5.%6.%7.%8.%9."/>
      <w:lvlJc w:val="left"/>
      <w:pPr>
        <w:ind w:left="0" w:firstLine="0"/>
      </w:pPr>
      <w:rPr>
        <w:b/>
        <w:bCs/>
        <w:smallCaps w:val="0"/>
        <w:strike w:val="0"/>
        <w:color w:val="000000"/>
        <w:shd w:val="clear" w:color="auto" w:fill="auto"/>
        <w:vertAlign w:val="baseline"/>
      </w:rPr>
    </w:lvl>
  </w:abstractNum>
  <w:abstractNum w:abstractNumId="18" w15:restartNumberingAfterBreak="0">
    <w:nsid w:val="38710991"/>
    <w:multiLevelType w:val="multilevel"/>
    <w:tmpl w:val="7598A99A"/>
    <w:lvl w:ilvl="0">
      <w:start w:val="1"/>
      <w:numFmt w:val="decimal"/>
      <w:lvlText w:val="%1)"/>
      <w:lvlJc w:val="left"/>
      <w:pPr>
        <w:ind w:left="0" w:firstLine="0"/>
      </w:pPr>
      <w:rPr>
        <w:b/>
        <w:bCs/>
        <w:smallCaps w:val="0"/>
        <w:strike w:val="0"/>
        <w:color w:val="000000"/>
        <w:shd w:val="clear" w:color="auto" w:fill="auto"/>
        <w:vertAlign w:val="baseline"/>
      </w:rPr>
    </w:lvl>
    <w:lvl w:ilvl="1">
      <w:start w:val="1"/>
      <w:numFmt w:val="lowerLetter"/>
      <w:lvlText w:val="%2)"/>
      <w:lvlJc w:val="left"/>
      <w:pPr>
        <w:ind w:left="0" w:firstLine="0"/>
      </w:pPr>
      <w:rPr>
        <w:b/>
        <w:bCs/>
        <w:smallCaps w:val="0"/>
        <w:strike w:val="0"/>
        <w:color w:val="000000"/>
        <w:shd w:val="clear" w:color="auto" w:fill="auto"/>
        <w:vertAlign w:val="baseline"/>
      </w:rPr>
    </w:lvl>
    <w:lvl w:ilvl="2">
      <w:start w:val="1"/>
      <w:numFmt w:val="lowerRoman"/>
      <w:lvlText w:val="%3)"/>
      <w:lvlJc w:val="left"/>
      <w:pPr>
        <w:ind w:left="0" w:firstLine="0"/>
      </w:pPr>
      <w:rPr>
        <w:b/>
        <w:bCs/>
        <w:smallCaps w:val="0"/>
        <w:strike w:val="0"/>
        <w:color w:val="000000"/>
        <w:shd w:val="clear" w:color="auto" w:fill="auto"/>
        <w:vertAlign w:val="baseline"/>
      </w:rPr>
    </w:lvl>
    <w:lvl w:ilvl="3">
      <w:start w:val="1"/>
      <w:numFmt w:val="decimal"/>
      <w:lvlText w:val="(%4)"/>
      <w:lvlJc w:val="left"/>
      <w:pPr>
        <w:ind w:left="0" w:firstLine="0"/>
      </w:pPr>
      <w:rPr>
        <w:b/>
        <w:bCs/>
        <w:smallCaps w:val="0"/>
        <w:strike w:val="0"/>
        <w:color w:val="000000"/>
        <w:shd w:val="clear" w:color="auto" w:fill="auto"/>
        <w:vertAlign w:val="baseline"/>
      </w:rPr>
    </w:lvl>
    <w:lvl w:ilvl="4">
      <w:start w:val="1"/>
      <w:numFmt w:val="lowerLetter"/>
      <w:lvlText w:val="(%5)"/>
      <w:lvlJc w:val="left"/>
      <w:pPr>
        <w:ind w:left="0" w:firstLine="0"/>
      </w:pPr>
      <w:rPr>
        <w:b/>
        <w:bCs/>
        <w:smallCaps w:val="0"/>
        <w:strike w:val="0"/>
        <w:color w:val="000000"/>
        <w:shd w:val="clear" w:color="auto" w:fill="auto"/>
        <w:vertAlign w:val="baseline"/>
      </w:rPr>
    </w:lvl>
    <w:lvl w:ilvl="5">
      <w:start w:val="1"/>
      <w:numFmt w:val="lowerRoman"/>
      <w:lvlText w:val="(%6)"/>
      <w:lvlJc w:val="left"/>
      <w:pPr>
        <w:ind w:left="0" w:firstLine="0"/>
      </w:pPr>
      <w:rPr>
        <w:b/>
        <w:bCs/>
        <w:smallCaps w:val="0"/>
        <w:strike w:val="0"/>
        <w:color w:val="000000"/>
        <w:shd w:val="clear" w:color="auto" w:fill="auto"/>
        <w:vertAlign w:val="baseline"/>
      </w:rPr>
    </w:lvl>
    <w:lvl w:ilvl="6">
      <w:start w:val="1"/>
      <w:numFmt w:val="decimal"/>
      <w:lvlText w:val="%7."/>
      <w:lvlJc w:val="left"/>
      <w:pPr>
        <w:ind w:left="0" w:firstLine="0"/>
      </w:pPr>
      <w:rPr>
        <w:b/>
        <w:bCs/>
        <w:smallCaps w:val="0"/>
        <w:strike w:val="0"/>
        <w:color w:val="000000"/>
        <w:shd w:val="clear" w:color="auto" w:fill="auto"/>
        <w:vertAlign w:val="baseline"/>
      </w:rPr>
    </w:lvl>
    <w:lvl w:ilvl="7">
      <w:start w:val="1"/>
      <w:numFmt w:val="lowerLetter"/>
      <w:lvlText w:val="%8."/>
      <w:lvlJc w:val="left"/>
      <w:pPr>
        <w:ind w:left="0" w:firstLine="0"/>
      </w:pPr>
      <w:rPr>
        <w:b/>
        <w:bCs/>
        <w:smallCaps w:val="0"/>
        <w:strike w:val="0"/>
        <w:color w:val="000000"/>
        <w:shd w:val="clear" w:color="auto" w:fill="auto"/>
        <w:vertAlign w:val="baseline"/>
      </w:rPr>
    </w:lvl>
    <w:lvl w:ilvl="8">
      <w:start w:val="1"/>
      <w:numFmt w:val="lowerRoman"/>
      <w:lvlText w:val="%9."/>
      <w:lvlJc w:val="left"/>
      <w:pPr>
        <w:ind w:left="0" w:firstLine="0"/>
      </w:pPr>
      <w:rPr>
        <w:b/>
        <w:bCs/>
        <w:smallCaps w:val="0"/>
        <w:strike w:val="0"/>
        <w:color w:val="000000"/>
        <w:shd w:val="clear" w:color="auto" w:fill="auto"/>
        <w:vertAlign w:val="baseline"/>
      </w:rPr>
    </w:lvl>
  </w:abstractNum>
  <w:abstractNum w:abstractNumId="19" w15:restartNumberingAfterBreak="0">
    <w:nsid w:val="38C50FF5"/>
    <w:multiLevelType w:val="multilevel"/>
    <w:tmpl w:val="D552485E"/>
    <w:lvl w:ilvl="0">
      <w:start w:val="16"/>
      <w:numFmt w:val="decimal"/>
      <w:lvlText w:val="%1."/>
      <w:lvlJc w:val="left"/>
      <w:pPr>
        <w:ind w:left="530" w:hanging="530"/>
      </w:pPr>
      <w:rPr>
        <w:b/>
        <w:bCs/>
      </w:rPr>
    </w:lvl>
    <w:lvl w:ilvl="1">
      <w:start w:val="1"/>
      <w:numFmt w:val="decimal"/>
      <w:lvlText w:val="%1.%2."/>
      <w:lvlJc w:val="left"/>
      <w:pPr>
        <w:ind w:left="720" w:hanging="720"/>
      </w:pPr>
      <w:rPr>
        <w:b/>
        <w:bCs/>
      </w:rPr>
    </w:lvl>
    <w:lvl w:ilvl="2">
      <w:start w:val="1"/>
      <w:numFmt w:val="decimal"/>
      <w:lvlText w:val="%1.%2.%3."/>
      <w:lvlJc w:val="left"/>
      <w:pPr>
        <w:ind w:left="720" w:hanging="720"/>
      </w:pPr>
      <w:rPr>
        <w:b w:val="0"/>
        <w:bCs w:val="0"/>
      </w:rPr>
    </w:lvl>
    <w:lvl w:ilvl="3">
      <w:start w:val="1"/>
      <w:numFmt w:val="decimal"/>
      <w:lvlText w:val="%1.%2.%3.%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20" w15:restartNumberingAfterBreak="0">
    <w:nsid w:val="3A7F609E"/>
    <w:multiLevelType w:val="multilevel"/>
    <w:tmpl w:val="A510BEA6"/>
    <w:lvl w:ilvl="0">
      <w:start w:val="6"/>
      <w:numFmt w:val="decimal"/>
      <w:lvlText w:val="%1."/>
      <w:lvlJc w:val="left"/>
      <w:pPr>
        <w:ind w:left="360" w:hanging="36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21" w15:restartNumberingAfterBreak="0">
    <w:nsid w:val="3C3D3985"/>
    <w:multiLevelType w:val="multilevel"/>
    <w:tmpl w:val="D3668C14"/>
    <w:lvl w:ilvl="0">
      <w:start w:val="10"/>
      <w:numFmt w:val="decimal"/>
      <w:lvlText w:val="%1."/>
      <w:lvlJc w:val="left"/>
      <w:pPr>
        <w:ind w:left="0" w:firstLine="0"/>
      </w:pPr>
      <w:rPr>
        <w:b/>
        <w:bCs/>
        <w:smallCaps w:val="0"/>
        <w:strike w:val="0"/>
        <w:color w:val="000000"/>
        <w:shd w:val="clear" w:color="auto" w:fill="auto"/>
        <w:vertAlign w:val="baseline"/>
      </w:rPr>
    </w:lvl>
    <w:lvl w:ilvl="1">
      <w:start w:val="1"/>
      <w:numFmt w:val="decimal"/>
      <w:lvlText w:val="%1.%2."/>
      <w:lvlJc w:val="left"/>
      <w:pPr>
        <w:ind w:left="0" w:firstLine="0"/>
      </w:pPr>
      <w:rPr>
        <w:b/>
        <w:bCs/>
        <w:smallCaps w:val="0"/>
        <w:strike w:val="0"/>
        <w:color w:val="000000"/>
        <w:shd w:val="clear" w:color="auto" w:fill="auto"/>
        <w:vertAlign w:val="baseline"/>
      </w:rPr>
    </w:lvl>
    <w:lvl w:ilvl="2">
      <w:start w:val="1"/>
      <w:numFmt w:val="decimal"/>
      <w:lvlText w:val="%1.%2.%3."/>
      <w:lvlJc w:val="left"/>
      <w:pPr>
        <w:ind w:left="0" w:firstLine="0"/>
      </w:pPr>
      <w:rPr>
        <w:smallCaps w:val="0"/>
        <w:strike w:val="0"/>
        <w:color w:val="000000"/>
        <w:shd w:val="clear" w:color="auto" w:fill="auto"/>
        <w:vertAlign w:val="baseline"/>
      </w:rPr>
    </w:lvl>
    <w:lvl w:ilvl="3">
      <w:start w:val="1"/>
      <w:numFmt w:val="decimal"/>
      <w:lvlText w:val="%1.%2.%3.%4."/>
      <w:lvlJc w:val="left"/>
      <w:pPr>
        <w:ind w:left="0" w:firstLine="0"/>
      </w:pPr>
      <w:rPr>
        <w:smallCaps w:val="0"/>
        <w:strike w:val="0"/>
        <w:color w:val="000000"/>
        <w:shd w:val="clear" w:color="auto" w:fill="auto"/>
        <w:vertAlign w:val="baseline"/>
      </w:rPr>
    </w:lvl>
    <w:lvl w:ilvl="4">
      <w:start w:val="1"/>
      <w:numFmt w:val="decimal"/>
      <w:lvlText w:val="%1.%2.%3.%4.%5."/>
      <w:lvlJc w:val="left"/>
      <w:pPr>
        <w:ind w:left="0" w:firstLine="0"/>
      </w:pPr>
      <w:rPr>
        <w:smallCaps w:val="0"/>
        <w:strike w:val="0"/>
        <w:color w:val="000000"/>
        <w:shd w:val="clear" w:color="auto" w:fill="auto"/>
        <w:vertAlign w:val="baseline"/>
      </w:rPr>
    </w:lvl>
    <w:lvl w:ilvl="5">
      <w:start w:val="1"/>
      <w:numFmt w:val="decimal"/>
      <w:lvlText w:val="%1.%2.%3.%4.%5.%6."/>
      <w:lvlJc w:val="left"/>
      <w:pPr>
        <w:ind w:left="0" w:firstLine="0"/>
      </w:pPr>
      <w:rPr>
        <w:smallCaps w:val="0"/>
        <w:strike w:val="0"/>
        <w:color w:val="000000"/>
        <w:shd w:val="clear" w:color="auto" w:fill="auto"/>
        <w:vertAlign w:val="baseline"/>
      </w:rPr>
    </w:lvl>
    <w:lvl w:ilvl="6">
      <w:start w:val="1"/>
      <w:numFmt w:val="decimal"/>
      <w:lvlText w:val="%1.%2.%3.%4.%5.%6.%7."/>
      <w:lvlJc w:val="left"/>
      <w:pPr>
        <w:ind w:left="0" w:firstLine="0"/>
      </w:pPr>
      <w:rPr>
        <w:smallCaps w:val="0"/>
        <w:strike w:val="0"/>
        <w:color w:val="000000"/>
        <w:shd w:val="clear" w:color="auto" w:fill="auto"/>
        <w:vertAlign w:val="baseline"/>
      </w:rPr>
    </w:lvl>
    <w:lvl w:ilvl="7">
      <w:start w:val="1"/>
      <w:numFmt w:val="decimal"/>
      <w:lvlText w:val="%1.%2.%3.%4.%5.%6.%7.%8."/>
      <w:lvlJc w:val="left"/>
      <w:pPr>
        <w:ind w:left="0" w:firstLine="0"/>
      </w:pPr>
      <w:rPr>
        <w:smallCaps w:val="0"/>
        <w:strike w:val="0"/>
        <w:color w:val="000000"/>
        <w:shd w:val="clear" w:color="auto" w:fill="auto"/>
        <w:vertAlign w:val="baseline"/>
      </w:rPr>
    </w:lvl>
    <w:lvl w:ilvl="8">
      <w:start w:val="1"/>
      <w:numFmt w:val="decimal"/>
      <w:lvlText w:val="%1.%2.%3.%4.%5.%6.%7.%8.%9."/>
      <w:lvlJc w:val="left"/>
      <w:pPr>
        <w:ind w:left="0" w:firstLine="0"/>
      </w:pPr>
      <w:rPr>
        <w:smallCaps w:val="0"/>
        <w:strike w:val="0"/>
        <w:color w:val="000000"/>
        <w:shd w:val="clear" w:color="auto" w:fill="auto"/>
        <w:vertAlign w:val="baseline"/>
      </w:rPr>
    </w:lvl>
  </w:abstractNum>
  <w:abstractNum w:abstractNumId="22" w15:restartNumberingAfterBreak="0">
    <w:nsid w:val="3C8446C9"/>
    <w:multiLevelType w:val="multilevel"/>
    <w:tmpl w:val="B3D0BFD2"/>
    <w:lvl w:ilvl="0">
      <w:start w:val="9"/>
      <w:numFmt w:val="decimal"/>
      <w:lvlText w:val="%1."/>
      <w:lvlJc w:val="left"/>
      <w:pPr>
        <w:ind w:left="0" w:firstLine="0"/>
      </w:pPr>
      <w:rPr>
        <w:b/>
        <w:bCs/>
        <w:smallCaps w:val="0"/>
        <w:strike w:val="0"/>
        <w:color w:val="000000"/>
        <w:shd w:val="clear" w:color="auto" w:fill="auto"/>
        <w:vertAlign w:val="baseline"/>
      </w:rPr>
    </w:lvl>
    <w:lvl w:ilvl="1">
      <w:start w:val="1"/>
      <w:numFmt w:val="decimal"/>
      <w:lvlText w:val="%1.%2."/>
      <w:lvlJc w:val="left"/>
      <w:pPr>
        <w:ind w:left="0" w:firstLine="0"/>
      </w:pPr>
      <w:rPr>
        <w:b/>
        <w:bCs/>
        <w:smallCaps w:val="0"/>
        <w:strike w:val="0"/>
        <w:color w:val="000000"/>
        <w:shd w:val="clear" w:color="auto" w:fill="auto"/>
        <w:vertAlign w:val="baseline"/>
      </w:rPr>
    </w:lvl>
    <w:lvl w:ilvl="2">
      <w:start w:val="1"/>
      <w:numFmt w:val="decimal"/>
      <w:lvlText w:val="%1.%2.%3."/>
      <w:lvlJc w:val="left"/>
      <w:pPr>
        <w:ind w:left="0" w:firstLine="0"/>
      </w:pPr>
      <w:rPr>
        <w:smallCaps w:val="0"/>
        <w:strike w:val="0"/>
        <w:color w:val="000000"/>
        <w:shd w:val="clear" w:color="auto" w:fill="auto"/>
        <w:vertAlign w:val="baseline"/>
      </w:rPr>
    </w:lvl>
    <w:lvl w:ilvl="3">
      <w:start w:val="1"/>
      <w:numFmt w:val="decimal"/>
      <w:lvlText w:val="%1.%2.%3.%4."/>
      <w:lvlJc w:val="left"/>
      <w:pPr>
        <w:ind w:left="0" w:firstLine="0"/>
      </w:pPr>
      <w:rPr>
        <w:smallCaps w:val="0"/>
        <w:strike w:val="0"/>
        <w:color w:val="000000"/>
        <w:shd w:val="clear" w:color="auto" w:fill="auto"/>
        <w:vertAlign w:val="baseline"/>
      </w:rPr>
    </w:lvl>
    <w:lvl w:ilvl="4">
      <w:start w:val="1"/>
      <w:numFmt w:val="decimal"/>
      <w:lvlText w:val="%1.%2.%3.%4.%5."/>
      <w:lvlJc w:val="left"/>
      <w:pPr>
        <w:ind w:left="0" w:firstLine="0"/>
      </w:pPr>
      <w:rPr>
        <w:smallCaps w:val="0"/>
        <w:strike w:val="0"/>
        <w:color w:val="000000"/>
        <w:shd w:val="clear" w:color="auto" w:fill="auto"/>
        <w:vertAlign w:val="baseline"/>
      </w:rPr>
    </w:lvl>
    <w:lvl w:ilvl="5">
      <w:start w:val="1"/>
      <w:numFmt w:val="decimal"/>
      <w:lvlText w:val="%1.%2.%3.%4.%5.%6."/>
      <w:lvlJc w:val="left"/>
      <w:pPr>
        <w:ind w:left="0" w:firstLine="0"/>
      </w:pPr>
      <w:rPr>
        <w:smallCaps w:val="0"/>
        <w:strike w:val="0"/>
        <w:color w:val="000000"/>
        <w:shd w:val="clear" w:color="auto" w:fill="auto"/>
        <w:vertAlign w:val="baseline"/>
      </w:rPr>
    </w:lvl>
    <w:lvl w:ilvl="6">
      <w:start w:val="1"/>
      <w:numFmt w:val="decimal"/>
      <w:lvlText w:val="%1.%2.%3.%4.%5.%6.%7."/>
      <w:lvlJc w:val="left"/>
      <w:pPr>
        <w:ind w:left="0" w:firstLine="0"/>
      </w:pPr>
      <w:rPr>
        <w:smallCaps w:val="0"/>
        <w:strike w:val="0"/>
        <w:color w:val="000000"/>
        <w:shd w:val="clear" w:color="auto" w:fill="auto"/>
        <w:vertAlign w:val="baseline"/>
      </w:rPr>
    </w:lvl>
    <w:lvl w:ilvl="7">
      <w:start w:val="1"/>
      <w:numFmt w:val="decimal"/>
      <w:lvlText w:val="%1.%2.%3.%4.%5.%6.%7.%8."/>
      <w:lvlJc w:val="left"/>
      <w:pPr>
        <w:ind w:left="0" w:firstLine="0"/>
      </w:pPr>
      <w:rPr>
        <w:smallCaps w:val="0"/>
        <w:strike w:val="0"/>
        <w:color w:val="000000"/>
        <w:shd w:val="clear" w:color="auto" w:fill="auto"/>
        <w:vertAlign w:val="baseline"/>
      </w:rPr>
    </w:lvl>
    <w:lvl w:ilvl="8">
      <w:start w:val="1"/>
      <w:numFmt w:val="decimal"/>
      <w:lvlText w:val="%1.%2.%3.%4.%5.%6.%7.%8.%9."/>
      <w:lvlJc w:val="left"/>
      <w:pPr>
        <w:ind w:left="0" w:firstLine="0"/>
      </w:pPr>
      <w:rPr>
        <w:smallCaps w:val="0"/>
        <w:strike w:val="0"/>
        <w:color w:val="000000"/>
        <w:shd w:val="clear" w:color="auto" w:fill="auto"/>
        <w:vertAlign w:val="baseline"/>
      </w:rPr>
    </w:lvl>
  </w:abstractNum>
  <w:abstractNum w:abstractNumId="23" w15:restartNumberingAfterBreak="0">
    <w:nsid w:val="3D7909D9"/>
    <w:multiLevelType w:val="multilevel"/>
    <w:tmpl w:val="E1A4CF12"/>
    <w:lvl w:ilvl="0">
      <w:start w:val="1"/>
      <w:numFmt w:val="upperLetter"/>
      <w:lvlText w:val="%1."/>
      <w:lvlJc w:val="left"/>
      <w:pPr>
        <w:ind w:left="720" w:hanging="720"/>
      </w:pPr>
      <w:rPr>
        <w:b/>
        <w:bCs/>
        <w:smallCaps w:val="0"/>
        <w:strike w:val="0"/>
        <w:shd w:val="clear" w:color="auto" w:fill="auto"/>
        <w:vertAlign w:val="baseline"/>
      </w:rPr>
    </w:lvl>
    <w:lvl w:ilvl="1">
      <w:start w:val="1"/>
      <w:numFmt w:val="decimal"/>
      <w:lvlText w:val="%2."/>
      <w:lvlJc w:val="left"/>
      <w:pPr>
        <w:ind w:left="1440" w:hanging="720"/>
      </w:pPr>
      <w:rPr>
        <w:b/>
        <w:bCs/>
        <w:smallCaps w:val="0"/>
        <w:strike w:val="0"/>
        <w:shd w:val="clear" w:color="auto" w:fill="auto"/>
        <w:vertAlign w:val="baseline"/>
      </w:rPr>
    </w:lvl>
    <w:lvl w:ilvl="2">
      <w:start w:val="1"/>
      <w:numFmt w:val="lowerRoman"/>
      <w:lvlText w:val="%3."/>
      <w:lvlJc w:val="left"/>
      <w:pPr>
        <w:ind w:left="1800" w:hanging="290"/>
      </w:pPr>
      <w:rPr>
        <w:b/>
        <w:bCs/>
        <w:smallCaps w:val="0"/>
        <w:strike w:val="0"/>
        <w:shd w:val="clear" w:color="auto" w:fill="auto"/>
        <w:vertAlign w:val="baseline"/>
      </w:rPr>
    </w:lvl>
    <w:lvl w:ilvl="3">
      <w:start w:val="1"/>
      <w:numFmt w:val="decimal"/>
      <w:lvlText w:val="%4."/>
      <w:lvlJc w:val="left"/>
      <w:pPr>
        <w:ind w:left="2520" w:hanging="360"/>
      </w:pPr>
      <w:rPr>
        <w:b/>
        <w:bCs/>
        <w:smallCaps w:val="0"/>
        <w:strike w:val="0"/>
        <w:shd w:val="clear" w:color="auto" w:fill="auto"/>
        <w:vertAlign w:val="baseline"/>
      </w:rPr>
    </w:lvl>
    <w:lvl w:ilvl="4">
      <w:start w:val="1"/>
      <w:numFmt w:val="lowerLetter"/>
      <w:lvlText w:val="%5."/>
      <w:lvlJc w:val="left"/>
      <w:pPr>
        <w:ind w:left="360" w:hanging="360"/>
      </w:pPr>
      <w:rPr>
        <w:b/>
        <w:bCs/>
        <w:smallCaps w:val="0"/>
        <w:strike w:val="0"/>
        <w:shd w:val="clear" w:color="auto" w:fill="auto"/>
        <w:vertAlign w:val="baseline"/>
      </w:rPr>
    </w:lvl>
    <w:lvl w:ilvl="5">
      <w:start w:val="1"/>
      <w:numFmt w:val="lowerRoman"/>
      <w:lvlText w:val="%6."/>
      <w:lvlJc w:val="left"/>
      <w:pPr>
        <w:ind w:left="1080" w:hanging="302"/>
      </w:pPr>
      <w:rPr>
        <w:b/>
        <w:bCs/>
        <w:smallCaps w:val="0"/>
        <w:strike w:val="0"/>
        <w:shd w:val="clear" w:color="auto" w:fill="auto"/>
        <w:vertAlign w:val="baseline"/>
      </w:rPr>
    </w:lvl>
    <w:lvl w:ilvl="6">
      <w:start w:val="1"/>
      <w:numFmt w:val="decimal"/>
      <w:lvlText w:val="%7."/>
      <w:lvlJc w:val="left"/>
      <w:pPr>
        <w:ind w:left="1800" w:hanging="360"/>
      </w:pPr>
      <w:rPr>
        <w:b/>
        <w:bCs/>
        <w:smallCaps w:val="0"/>
        <w:strike w:val="0"/>
        <w:shd w:val="clear" w:color="auto" w:fill="auto"/>
        <w:vertAlign w:val="baseline"/>
      </w:rPr>
    </w:lvl>
    <w:lvl w:ilvl="7">
      <w:start w:val="1"/>
      <w:numFmt w:val="lowerLetter"/>
      <w:lvlText w:val="%8."/>
      <w:lvlJc w:val="left"/>
      <w:pPr>
        <w:ind w:left="2520" w:hanging="360"/>
      </w:pPr>
      <w:rPr>
        <w:b/>
        <w:bCs/>
        <w:smallCaps w:val="0"/>
        <w:strike w:val="0"/>
        <w:shd w:val="clear" w:color="auto" w:fill="auto"/>
        <w:vertAlign w:val="baseline"/>
      </w:rPr>
    </w:lvl>
    <w:lvl w:ilvl="8">
      <w:start w:val="1"/>
      <w:numFmt w:val="lowerRoman"/>
      <w:lvlText w:val="%9."/>
      <w:lvlJc w:val="left"/>
      <w:pPr>
        <w:ind w:left="3240" w:hanging="302"/>
      </w:pPr>
      <w:rPr>
        <w:b/>
        <w:bCs/>
        <w:smallCaps w:val="0"/>
        <w:strike w:val="0"/>
        <w:shd w:val="clear" w:color="auto" w:fill="auto"/>
        <w:vertAlign w:val="baseline"/>
      </w:rPr>
    </w:lvl>
  </w:abstractNum>
  <w:abstractNum w:abstractNumId="24" w15:restartNumberingAfterBreak="0">
    <w:nsid w:val="3FD800F2"/>
    <w:multiLevelType w:val="multilevel"/>
    <w:tmpl w:val="DB70F0F4"/>
    <w:lvl w:ilvl="0">
      <w:start w:val="7"/>
      <w:numFmt w:val="decimal"/>
      <w:lvlText w:val="%1."/>
      <w:lvlJc w:val="left"/>
      <w:pPr>
        <w:ind w:left="540" w:hanging="540"/>
      </w:pPr>
      <w:rPr>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3960" w:hanging="1080"/>
      </w:pPr>
      <w:rPr>
        <w:smallCaps w:val="0"/>
        <w:strike w:val="0"/>
        <w:shd w:val="clear" w:color="auto" w:fill="auto"/>
        <w:vertAlign w:val="baseline"/>
      </w:rPr>
    </w:lvl>
    <w:lvl w:ilvl="5">
      <w:start w:val="1"/>
      <w:numFmt w:val="decimal"/>
      <w:lvlText w:val="%1.%2.%3.%4.%5.%6."/>
      <w:lvlJc w:val="left"/>
      <w:pPr>
        <w:ind w:left="5040" w:hanging="1440"/>
      </w:pPr>
      <w:rPr>
        <w:smallCaps w:val="0"/>
        <w:strike w:val="0"/>
        <w:shd w:val="clear" w:color="auto" w:fill="auto"/>
        <w:vertAlign w:val="baseline"/>
      </w:rPr>
    </w:lvl>
    <w:lvl w:ilvl="6">
      <w:start w:val="1"/>
      <w:numFmt w:val="decimal"/>
      <w:lvlText w:val="%1.%2.%3.%4.%5.%6.%7."/>
      <w:lvlJc w:val="left"/>
      <w:pPr>
        <w:ind w:left="5760" w:hanging="1440"/>
      </w:pPr>
      <w:rPr>
        <w:smallCaps w:val="0"/>
        <w:strike w:val="0"/>
        <w:shd w:val="clear" w:color="auto" w:fill="auto"/>
        <w:vertAlign w:val="baseline"/>
      </w:rPr>
    </w:lvl>
    <w:lvl w:ilvl="7">
      <w:start w:val="1"/>
      <w:numFmt w:val="decimal"/>
      <w:lvlText w:val="%1.%2.%3.%4.%5.%6.%7.%8."/>
      <w:lvlJc w:val="left"/>
      <w:pPr>
        <w:ind w:left="6840" w:hanging="1800"/>
      </w:pPr>
      <w:rPr>
        <w:smallCaps w:val="0"/>
        <w:strike w:val="0"/>
        <w:shd w:val="clear" w:color="auto" w:fill="auto"/>
        <w:vertAlign w:val="baseline"/>
      </w:rPr>
    </w:lvl>
    <w:lvl w:ilvl="8">
      <w:start w:val="1"/>
      <w:numFmt w:val="decimal"/>
      <w:lvlText w:val="%1.%2.%3.%4.%5.%6.%7.%8.%9."/>
      <w:lvlJc w:val="left"/>
      <w:pPr>
        <w:ind w:left="7560" w:hanging="1800"/>
      </w:pPr>
      <w:rPr>
        <w:smallCaps w:val="0"/>
        <w:strike w:val="0"/>
        <w:shd w:val="clear" w:color="auto" w:fill="auto"/>
        <w:vertAlign w:val="baseline"/>
      </w:rPr>
    </w:lvl>
  </w:abstractNum>
  <w:abstractNum w:abstractNumId="25" w15:restartNumberingAfterBreak="0">
    <w:nsid w:val="42ED4CEE"/>
    <w:multiLevelType w:val="multilevel"/>
    <w:tmpl w:val="F542930C"/>
    <w:lvl w:ilvl="0">
      <w:start w:val="8"/>
      <w:numFmt w:val="decimal"/>
      <w:lvlText w:val="%1."/>
      <w:lvlJc w:val="left"/>
      <w:pPr>
        <w:ind w:left="540" w:hanging="540"/>
      </w:pPr>
      <w:rPr>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3960" w:hanging="1080"/>
      </w:pPr>
      <w:rPr>
        <w:smallCaps w:val="0"/>
        <w:strike w:val="0"/>
        <w:shd w:val="clear" w:color="auto" w:fill="auto"/>
        <w:vertAlign w:val="baseline"/>
      </w:rPr>
    </w:lvl>
    <w:lvl w:ilvl="5">
      <w:start w:val="1"/>
      <w:numFmt w:val="decimal"/>
      <w:lvlText w:val="%1.%2.%3.%4.%5.%6."/>
      <w:lvlJc w:val="left"/>
      <w:pPr>
        <w:ind w:left="5040" w:hanging="1440"/>
      </w:pPr>
      <w:rPr>
        <w:smallCaps w:val="0"/>
        <w:strike w:val="0"/>
        <w:shd w:val="clear" w:color="auto" w:fill="auto"/>
        <w:vertAlign w:val="baseline"/>
      </w:rPr>
    </w:lvl>
    <w:lvl w:ilvl="6">
      <w:start w:val="1"/>
      <w:numFmt w:val="decimal"/>
      <w:lvlText w:val="%1.%2.%3.%4.%5.%6.%7."/>
      <w:lvlJc w:val="left"/>
      <w:pPr>
        <w:ind w:left="5760" w:hanging="1440"/>
      </w:pPr>
      <w:rPr>
        <w:smallCaps w:val="0"/>
        <w:strike w:val="0"/>
        <w:shd w:val="clear" w:color="auto" w:fill="auto"/>
        <w:vertAlign w:val="baseline"/>
      </w:rPr>
    </w:lvl>
    <w:lvl w:ilvl="7">
      <w:start w:val="1"/>
      <w:numFmt w:val="decimal"/>
      <w:lvlText w:val="%1.%2.%3.%4.%5.%6.%7.%8."/>
      <w:lvlJc w:val="left"/>
      <w:pPr>
        <w:ind w:left="6840" w:hanging="1800"/>
      </w:pPr>
      <w:rPr>
        <w:smallCaps w:val="0"/>
        <w:strike w:val="0"/>
        <w:shd w:val="clear" w:color="auto" w:fill="auto"/>
        <w:vertAlign w:val="baseline"/>
      </w:rPr>
    </w:lvl>
    <w:lvl w:ilvl="8">
      <w:start w:val="1"/>
      <w:numFmt w:val="decimal"/>
      <w:lvlText w:val="%1.%2.%3.%4.%5.%6.%7.%8.%9."/>
      <w:lvlJc w:val="left"/>
      <w:pPr>
        <w:ind w:left="7560" w:hanging="1800"/>
      </w:pPr>
      <w:rPr>
        <w:smallCaps w:val="0"/>
        <w:strike w:val="0"/>
        <w:shd w:val="clear" w:color="auto" w:fill="auto"/>
        <w:vertAlign w:val="baseline"/>
      </w:rPr>
    </w:lvl>
  </w:abstractNum>
  <w:abstractNum w:abstractNumId="26" w15:restartNumberingAfterBreak="0">
    <w:nsid w:val="43392EEA"/>
    <w:multiLevelType w:val="multilevel"/>
    <w:tmpl w:val="06368CAE"/>
    <w:lvl w:ilvl="0">
      <w:start w:val="4"/>
      <w:numFmt w:val="decimal"/>
      <w:lvlText w:val="%1."/>
      <w:lvlJc w:val="left"/>
      <w:pPr>
        <w:ind w:left="0" w:firstLine="0"/>
      </w:pPr>
      <w:rPr>
        <w:b/>
        <w:bCs/>
        <w:smallCaps w:val="0"/>
        <w:strike w:val="0"/>
        <w:color w:val="000000"/>
        <w:vertAlign w:val="baseline"/>
      </w:rPr>
    </w:lvl>
    <w:lvl w:ilvl="1">
      <w:start w:val="1"/>
      <w:numFmt w:val="decimal"/>
      <w:lvlText w:val="%2."/>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2">
      <w:start w:val="1"/>
      <w:numFmt w:val="decimal"/>
      <w:lvlText w:val="%3."/>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3">
      <w:start w:val="1"/>
      <w:numFmt w:val="decimal"/>
      <w:lvlText w:val="%3.%4."/>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4">
      <w:start w:val="1"/>
      <w:numFmt w:val="decimal"/>
      <w:lvlText w:val="%3.%4.%5."/>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5">
      <w:start w:val="1"/>
      <w:numFmt w:val="decimal"/>
      <w:lvlText w:val="%3.%4.%5.%6."/>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6">
      <w:start w:val="1"/>
      <w:numFmt w:val="decimal"/>
      <w:lvlText w:val="%3.%4.%5.%6.%7."/>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7">
      <w:start w:val="1"/>
      <w:numFmt w:val="decimal"/>
      <w:lvlText w:val="%3.%4.%5.%6.%7.%8."/>
      <w:lvlJc w:val="left"/>
      <w:pPr>
        <w:ind w:left="0" w:firstLine="0"/>
      </w:pPr>
      <w:rPr>
        <w:rFonts w:ascii="Helvetica Neue" w:eastAsia="Helvetica Neue" w:hAnsi="Helvetica Neue" w:cs="Helvetica Neue"/>
        <w:b w:val="0"/>
        <w:bCs w:val="0"/>
        <w:i w:val="0"/>
        <w:iCs w:val="0"/>
        <w:smallCaps w:val="0"/>
        <w:strike w:val="0"/>
        <w:color w:val="000000"/>
        <w:vertAlign w:val="baseline"/>
      </w:rPr>
    </w:lvl>
    <w:lvl w:ilvl="8">
      <w:start w:val="1"/>
      <w:numFmt w:val="decimal"/>
      <w:lvlText w:val="%3.%4.%5.%6.%7.%8.%9."/>
      <w:lvlJc w:val="left"/>
      <w:pPr>
        <w:ind w:left="0" w:firstLine="0"/>
      </w:pPr>
      <w:rPr>
        <w:rFonts w:ascii="Helvetica Neue" w:eastAsia="Helvetica Neue" w:hAnsi="Helvetica Neue" w:cs="Helvetica Neue"/>
        <w:b w:val="0"/>
        <w:bCs w:val="0"/>
        <w:i w:val="0"/>
        <w:iCs w:val="0"/>
        <w:smallCaps w:val="0"/>
        <w:strike w:val="0"/>
        <w:color w:val="000000"/>
        <w:vertAlign w:val="baseline"/>
      </w:rPr>
    </w:lvl>
  </w:abstractNum>
  <w:abstractNum w:abstractNumId="27" w15:restartNumberingAfterBreak="0">
    <w:nsid w:val="449F5D91"/>
    <w:multiLevelType w:val="multilevel"/>
    <w:tmpl w:val="784EABF4"/>
    <w:lvl w:ilvl="0">
      <w:start w:val="3"/>
      <w:numFmt w:val="decimal"/>
      <w:lvlText w:val="%1."/>
      <w:lvlJc w:val="left"/>
      <w:pPr>
        <w:ind w:left="540" w:hanging="540"/>
      </w:pPr>
      <w:rPr>
        <w:b/>
        <w:bCs/>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3960" w:hanging="1080"/>
      </w:pPr>
      <w:rPr>
        <w:smallCaps w:val="0"/>
        <w:strike w:val="0"/>
        <w:shd w:val="clear" w:color="auto" w:fill="auto"/>
        <w:vertAlign w:val="baseline"/>
      </w:rPr>
    </w:lvl>
    <w:lvl w:ilvl="5">
      <w:start w:val="1"/>
      <w:numFmt w:val="decimal"/>
      <w:lvlText w:val="%1.%2.%3.%4.%5.%6."/>
      <w:lvlJc w:val="left"/>
      <w:pPr>
        <w:ind w:left="5040" w:hanging="1440"/>
      </w:pPr>
      <w:rPr>
        <w:smallCaps w:val="0"/>
        <w:strike w:val="0"/>
        <w:shd w:val="clear" w:color="auto" w:fill="auto"/>
        <w:vertAlign w:val="baseline"/>
      </w:rPr>
    </w:lvl>
    <w:lvl w:ilvl="6">
      <w:start w:val="1"/>
      <w:numFmt w:val="decimal"/>
      <w:lvlText w:val="%1.%2.%3.%4.%5.%6.%7."/>
      <w:lvlJc w:val="left"/>
      <w:pPr>
        <w:ind w:left="5760" w:hanging="1440"/>
      </w:pPr>
      <w:rPr>
        <w:smallCaps w:val="0"/>
        <w:strike w:val="0"/>
        <w:shd w:val="clear" w:color="auto" w:fill="auto"/>
        <w:vertAlign w:val="baseline"/>
      </w:rPr>
    </w:lvl>
    <w:lvl w:ilvl="7">
      <w:start w:val="1"/>
      <w:numFmt w:val="decimal"/>
      <w:lvlText w:val="%1.%2.%3.%4.%5.%6.%7.%8."/>
      <w:lvlJc w:val="left"/>
      <w:pPr>
        <w:ind w:left="6840" w:hanging="1800"/>
      </w:pPr>
      <w:rPr>
        <w:smallCaps w:val="0"/>
        <w:strike w:val="0"/>
        <w:shd w:val="clear" w:color="auto" w:fill="auto"/>
        <w:vertAlign w:val="baseline"/>
      </w:rPr>
    </w:lvl>
    <w:lvl w:ilvl="8">
      <w:start w:val="1"/>
      <w:numFmt w:val="decimal"/>
      <w:lvlText w:val="%1.%2.%3.%4.%5.%6.%7.%8.%9."/>
      <w:lvlJc w:val="left"/>
      <w:pPr>
        <w:ind w:left="7560" w:hanging="1800"/>
      </w:pPr>
      <w:rPr>
        <w:smallCaps w:val="0"/>
        <w:strike w:val="0"/>
        <w:shd w:val="clear" w:color="auto" w:fill="auto"/>
        <w:vertAlign w:val="baseline"/>
      </w:rPr>
    </w:lvl>
  </w:abstractNum>
  <w:abstractNum w:abstractNumId="28" w15:restartNumberingAfterBreak="0">
    <w:nsid w:val="47E71B7E"/>
    <w:multiLevelType w:val="multilevel"/>
    <w:tmpl w:val="C2A612F4"/>
    <w:lvl w:ilvl="0">
      <w:start w:val="1"/>
      <w:numFmt w:val="decimal"/>
      <w:lvlText w:val="%1)"/>
      <w:lvlJc w:val="left"/>
      <w:pPr>
        <w:ind w:left="0" w:firstLine="0"/>
      </w:pPr>
      <w:rPr>
        <w:b/>
        <w:bCs/>
        <w:smallCaps w:val="0"/>
        <w:strike w:val="0"/>
        <w:color w:val="000000"/>
        <w:shd w:val="clear" w:color="auto" w:fill="auto"/>
        <w:vertAlign w:val="baseline"/>
      </w:rPr>
    </w:lvl>
    <w:lvl w:ilvl="1">
      <w:start w:val="1"/>
      <w:numFmt w:val="lowerLetter"/>
      <w:lvlText w:val="%2)"/>
      <w:lvlJc w:val="left"/>
      <w:pPr>
        <w:ind w:left="0" w:firstLine="0"/>
      </w:pPr>
      <w:rPr>
        <w:b/>
        <w:bCs/>
        <w:smallCaps w:val="0"/>
        <w:strike w:val="0"/>
        <w:color w:val="000000"/>
        <w:shd w:val="clear" w:color="auto" w:fill="auto"/>
        <w:vertAlign w:val="baseline"/>
      </w:rPr>
    </w:lvl>
    <w:lvl w:ilvl="2">
      <w:start w:val="1"/>
      <w:numFmt w:val="lowerRoman"/>
      <w:lvlText w:val="%3)"/>
      <w:lvlJc w:val="left"/>
      <w:pPr>
        <w:ind w:left="0" w:firstLine="0"/>
      </w:pPr>
      <w:rPr>
        <w:b/>
        <w:bCs/>
        <w:smallCaps w:val="0"/>
        <w:strike w:val="0"/>
        <w:color w:val="000000"/>
        <w:shd w:val="clear" w:color="auto" w:fill="auto"/>
        <w:vertAlign w:val="baseline"/>
      </w:rPr>
    </w:lvl>
    <w:lvl w:ilvl="3">
      <w:start w:val="1"/>
      <w:numFmt w:val="decimal"/>
      <w:lvlText w:val="(%4)"/>
      <w:lvlJc w:val="left"/>
      <w:pPr>
        <w:ind w:left="0" w:firstLine="0"/>
      </w:pPr>
      <w:rPr>
        <w:b/>
        <w:bCs/>
        <w:smallCaps w:val="0"/>
        <w:strike w:val="0"/>
        <w:color w:val="000000"/>
        <w:shd w:val="clear" w:color="auto" w:fill="auto"/>
        <w:vertAlign w:val="baseline"/>
      </w:rPr>
    </w:lvl>
    <w:lvl w:ilvl="4">
      <w:start w:val="1"/>
      <w:numFmt w:val="lowerLetter"/>
      <w:lvlText w:val="(%5)"/>
      <w:lvlJc w:val="left"/>
      <w:pPr>
        <w:ind w:left="0" w:firstLine="0"/>
      </w:pPr>
      <w:rPr>
        <w:b/>
        <w:bCs/>
        <w:smallCaps w:val="0"/>
        <w:strike w:val="0"/>
        <w:color w:val="000000"/>
        <w:shd w:val="clear" w:color="auto" w:fill="auto"/>
        <w:vertAlign w:val="baseline"/>
      </w:rPr>
    </w:lvl>
    <w:lvl w:ilvl="5">
      <w:start w:val="1"/>
      <w:numFmt w:val="lowerRoman"/>
      <w:lvlText w:val="(%6)"/>
      <w:lvlJc w:val="left"/>
      <w:pPr>
        <w:ind w:left="0" w:firstLine="0"/>
      </w:pPr>
      <w:rPr>
        <w:b/>
        <w:bCs/>
        <w:smallCaps w:val="0"/>
        <w:strike w:val="0"/>
        <w:color w:val="000000"/>
        <w:shd w:val="clear" w:color="auto" w:fill="auto"/>
        <w:vertAlign w:val="baseline"/>
      </w:rPr>
    </w:lvl>
    <w:lvl w:ilvl="6">
      <w:start w:val="1"/>
      <w:numFmt w:val="decimal"/>
      <w:lvlText w:val="%7."/>
      <w:lvlJc w:val="left"/>
      <w:pPr>
        <w:ind w:left="0" w:firstLine="0"/>
      </w:pPr>
      <w:rPr>
        <w:b/>
        <w:bCs/>
        <w:smallCaps w:val="0"/>
        <w:strike w:val="0"/>
        <w:color w:val="000000"/>
        <w:shd w:val="clear" w:color="auto" w:fill="auto"/>
        <w:vertAlign w:val="baseline"/>
      </w:rPr>
    </w:lvl>
    <w:lvl w:ilvl="7">
      <w:start w:val="1"/>
      <w:numFmt w:val="lowerLetter"/>
      <w:lvlText w:val="%8."/>
      <w:lvlJc w:val="left"/>
      <w:pPr>
        <w:ind w:left="0" w:firstLine="0"/>
      </w:pPr>
      <w:rPr>
        <w:b/>
        <w:bCs/>
        <w:smallCaps w:val="0"/>
        <w:strike w:val="0"/>
        <w:color w:val="000000"/>
        <w:shd w:val="clear" w:color="auto" w:fill="auto"/>
        <w:vertAlign w:val="baseline"/>
      </w:rPr>
    </w:lvl>
    <w:lvl w:ilvl="8">
      <w:start w:val="1"/>
      <w:numFmt w:val="lowerRoman"/>
      <w:lvlText w:val="%9."/>
      <w:lvlJc w:val="left"/>
      <w:pPr>
        <w:ind w:left="0" w:firstLine="0"/>
      </w:pPr>
      <w:rPr>
        <w:b/>
        <w:bCs/>
        <w:smallCaps w:val="0"/>
        <w:strike w:val="0"/>
        <w:color w:val="000000"/>
        <w:shd w:val="clear" w:color="auto" w:fill="auto"/>
        <w:vertAlign w:val="baseline"/>
      </w:rPr>
    </w:lvl>
  </w:abstractNum>
  <w:abstractNum w:abstractNumId="29" w15:restartNumberingAfterBreak="0">
    <w:nsid w:val="49587F15"/>
    <w:multiLevelType w:val="multilevel"/>
    <w:tmpl w:val="2382B4E8"/>
    <w:lvl w:ilvl="0">
      <w:start w:val="1"/>
      <w:numFmt w:val="lowerLetter"/>
      <w:lvlText w:val="%1."/>
      <w:lvlJc w:val="left"/>
      <w:pPr>
        <w:ind w:left="0" w:firstLine="0"/>
      </w:pPr>
      <w:rPr>
        <w:smallCaps w:val="0"/>
        <w:strike w:val="0"/>
        <w:color w:val="000000"/>
        <w:shd w:val="clear" w:color="auto" w:fill="auto"/>
        <w:vertAlign w:val="baseline"/>
      </w:rPr>
    </w:lvl>
    <w:lvl w:ilvl="1">
      <w:start w:val="1"/>
      <w:numFmt w:val="lowerLetter"/>
      <w:lvlText w:val="%2."/>
      <w:lvlJc w:val="left"/>
      <w:pPr>
        <w:ind w:left="0" w:firstLine="0"/>
      </w:pPr>
      <w:rPr>
        <w:smallCaps w:val="0"/>
        <w:strike w:val="0"/>
        <w:color w:val="000000"/>
        <w:shd w:val="clear" w:color="auto" w:fill="auto"/>
        <w:vertAlign w:val="baseline"/>
      </w:rPr>
    </w:lvl>
    <w:lvl w:ilvl="2">
      <w:start w:val="1"/>
      <w:numFmt w:val="lowerRoman"/>
      <w:lvlText w:val="%3."/>
      <w:lvlJc w:val="left"/>
      <w:pPr>
        <w:ind w:left="0" w:firstLine="0"/>
      </w:pPr>
      <w:rPr>
        <w:smallCaps w:val="0"/>
        <w:strike w:val="0"/>
        <w:color w:val="000000"/>
        <w:shd w:val="clear" w:color="auto" w:fill="auto"/>
        <w:vertAlign w:val="baseline"/>
      </w:rPr>
    </w:lvl>
    <w:lvl w:ilvl="3">
      <w:start w:val="1"/>
      <w:numFmt w:val="decimal"/>
      <w:lvlText w:val="%4."/>
      <w:lvlJc w:val="left"/>
      <w:pPr>
        <w:ind w:left="0" w:firstLine="0"/>
      </w:pPr>
      <w:rPr>
        <w:smallCaps w:val="0"/>
        <w:strike w:val="0"/>
        <w:color w:val="000000"/>
        <w:shd w:val="clear" w:color="auto" w:fill="auto"/>
        <w:vertAlign w:val="baseline"/>
      </w:rPr>
    </w:lvl>
    <w:lvl w:ilvl="4">
      <w:start w:val="1"/>
      <w:numFmt w:val="lowerLetter"/>
      <w:lvlText w:val="%5."/>
      <w:lvlJc w:val="left"/>
      <w:pPr>
        <w:ind w:left="0" w:firstLine="0"/>
      </w:pPr>
      <w:rPr>
        <w:smallCaps w:val="0"/>
        <w:strike w:val="0"/>
        <w:color w:val="000000"/>
        <w:shd w:val="clear" w:color="auto" w:fill="auto"/>
        <w:vertAlign w:val="baseline"/>
      </w:rPr>
    </w:lvl>
    <w:lvl w:ilvl="5">
      <w:start w:val="1"/>
      <w:numFmt w:val="lowerRoman"/>
      <w:lvlText w:val="%6."/>
      <w:lvlJc w:val="left"/>
      <w:pPr>
        <w:ind w:left="0" w:firstLine="0"/>
      </w:pPr>
      <w:rPr>
        <w:smallCaps w:val="0"/>
        <w:strike w:val="0"/>
        <w:color w:val="000000"/>
        <w:shd w:val="clear" w:color="auto" w:fill="auto"/>
        <w:vertAlign w:val="baseline"/>
      </w:rPr>
    </w:lvl>
    <w:lvl w:ilvl="6">
      <w:start w:val="1"/>
      <w:numFmt w:val="decimal"/>
      <w:lvlText w:val="%7."/>
      <w:lvlJc w:val="left"/>
      <w:pPr>
        <w:ind w:left="0" w:firstLine="0"/>
      </w:pPr>
      <w:rPr>
        <w:smallCaps w:val="0"/>
        <w:strike w:val="0"/>
        <w:color w:val="000000"/>
        <w:shd w:val="clear" w:color="auto" w:fill="auto"/>
        <w:vertAlign w:val="baseline"/>
      </w:rPr>
    </w:lvl>
    <w:lvl w:ilvl="7">
      <w:start w:val="1"/>
      <w:numFmt w:val="lowerLetter"/>
      <w:lvlText w:val="%8."/>
      <w:lvlJc w:val="left"/>
      <w:pPr>
        <w:ind w:left="0" w:firstLine="0"/>
      </w:pPr>
      <w:rPr>
        <w:smallCaps w:val="0"/>
        <w:strike w:val="0"/>
        <w:color w:val="000000"/>
        <w:shd w:val="clear" w:color="auto" w:fill="auto"/>
        <w:vertAlign w:val="baseline"/>
      </w:rPr>
    </w:lvl>
    <w:lvl w:ilvl="8">
      <w:start w:val="1"/>
      <w:numFmt w:val="lowerRoman"/>
      <w:lvlText w:val="%9."/>
      <w:lvlJc w:val="left"/>
      <w:pPr>
        <w:ind w:left="0" w:firstLine="0"/>
      </w:pPr>
      <w:rPr>
        <w:smallCaps w:val="0"/>
        <w:strike w:val="0"/>
        <w:color w:val="000000"/>
        <w:shd w:val="clear" w:color="auto" w:fill="auto"/>
        <w:vertAlign w:val="baseline"/>
      </w:rPr>
    </w:lvl>
  </w:abstractNum>
  <w:abstractNum w:abstractNumId="30" w15:restartNumberingAfterBreak="0">
    <w:nsid w:val="49C307E1"/>
    <w:multiLevelType w:val="multilevel"/>
    <w:tmpl w:val="D8E68BBA"/>
    <w:lvl w:ilvl="0">
      <w:start w:val="6"/>
      <w:numFmt w:val="decimal"/>
      <w:lvlText w:val="%1."/>
      <w:lvlJc w:val="left"/>
      <w:pPr>
        <w:ind w:left="360" w:hanging="36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31" w15:restartNumberingAfterBreak="0">
    <w:nsid w:val="4FEB2CBD"/>
    <w:multiLevelType w:val="multilevel"/>
    <w:tmpl w:val="EFF05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416D93"/>
    <w:multiLevelType w:val="multilevel"/>
    <w:tmpl w:val="C2C6DB86"/>
    <w:lvl w:ilvl="0">
      <w:start w:val="10"/>
      <w:numFmt w:val="decimal"/>
      <w:lvlText w:val="%1."/>
      <w:lvlJc w:val="left"/>
      <w:pPr>
        <w:ind w:left="0" w:firstLine="0"/>
      </w:pPr>
      <w:rPr>
        <w:b/>
        <w:bCs/>
        <w:smallCaps w:val="0"/>
        <w:strike w:val="0"/>
        <w:color w:val="000000"/>
        <w:shd w:val="clear" w:color="auto" w:fill="auto"/>
        <w:vertAlign w:val="baseline"/>
      </w:rPr>
    </w:lvl>
    <w:lvl w:ilvl="1">
      <w:start w:val="1"/>
      <w:numFmt w:val="decimal"/>
      <w:lvlText w:val="%1.%2."/>
      <w:lvlJc w:val="left"/>
      <w:pPr>
        <w:ind w:left="0" w:firstLine="0"/>
      </w:pPr>
      <w:rPr>
        <w:b/>
        <w:bCs/>
        <w:smallCaps w:val="0"/>
        <w:strike w:val="0"/>
        <w:color w:val="000000"/>
        <w:shd w:val="clear" w:color="auto" w:fill="auto"/>
        <w:vertAlign w:val="baseline"/>
      </w:rPr>
    </w:lvl>
    <w:lvl w:ilvl="2">
      <w:start w:val="1"/>
      <w:numFmt w:val="decimal"/>
      <w:lvlText w:val="%1.%2.%3."/>
      <w:lvlJc w:val="left"/>
      <w:pPr>
        <w:ind w:left="0" w:firstLine="0"/>
      </w:pPr>
      <w:rPr>
        <w:smallCaps w:val="0"/>
        <w:strike w:val="0"/>
        <w:color w:val="000000"/>
        <w:shd w:val="clear" w:color="auto" w:fill="auto"/>
        <w:vertAlign w:val="baseline"/>
      </w:rPr>
    </w:lvl>
    <w:lvl w:ilvl="3">
      <w:start w:val="1"/>
      <w:numFmt w:val="decimal"/>
      <w:lvlText w:val="%1.%2.%3.%4."/>
      <w:lvlJc w:val="left"/>
      <w:pPr>
        <w:ind w:left="0" w:firstLine="0"/>
      </w:pPr>
      <w:rPr>
        <w:smallCaps w:val="0"/>
        <w:strike w:val="0"/>
        <w:color w:val="000000"/>
        <w:shd w:val="clear" w:color="auto" w:fill="auto"/>
        <w:vertAlign w:val="baseline"/>
      </w:rPr>
    </w:lvl>
    <w:lvl w:ilvl="4">
      <w:start w:val="1"/>
      <w:numFmt w:val="decimal"/>
      <w:lvlText w:val="%1.%2.%3.%4.%5."/>
      <w:lvlJc w:val="left"/>
      <w:pPr>
        <w:ind w:left="0" w:firstLine="0"/>
      </w:pPr>
      <w:rPr>
        <w:smallCaps w:val="0"/>
        <w:strike w:val="0"/>
        <w:color w:val="000000"/>
        <w:shd w:val="clear" w:color="auto" w:fill="auto"/>
        <w:vertAlign w:val="baseline"/>
      </w:rPr>
    </w:lvl>
    <w:lvl w:ilvl="5">
      <w:start w:val="1"/>
      <w:numFmt w:val="decimal"/>
      <w:lvlText w:val="%1.%2.%3.%4.%5.%6."/>
      <w:lvlJc w:val="left"/>
      <w:pPr>
        <w:ind w:left="0" w:firstLine="0"/>
      </w:pPr>
      <w:rPr>
        <w:smallCaps w:val="0"/>
        <w:strike w:val="0"/>
        <w:color w:val="000000"/>
        <w:shd w:val="clear" w:color="auto" w:fill="auto"/>
        <w:vertAlign w:val="baseline"/>
      </w:rPr>
    </w:lvl>
    <w:lvl w:ilvl="6">
      <w:start w:val="1"/>
      <w:numFmt w:val="decimal"/>
      <w:lvlText w:val="%1.%2.%3.%4.%5.%6.%7."/>
      <w:lvlJc w:val="left"/>
      <w:pPr>
        <w:ind w:left="0" w:firstLine="0"/>
      </w:pPr>
      <w:rPr>
        <w:smallCaps w:val="0"/>
        <w:strike w:val="0"/>
        <w:color w:val="000000"/>
        <w:shd w:val="clear" w:color="auto" w:fill="auto"/>
        <w:vertAlign w:val="baseline"/>
      </w:rPr>
    </w:lvl>
    <w:lvl w:ilvl="7">
      <w:start w:val="1"/>
      <w:numFmt w:val="decimal"/>
      <w:lvlText w:val="%1.%2.%3.%4.%5.%6.%7.%8."/>
      <w:lvlJc w:val="left"/>
      <w:pPr>
        <w:ind w:left="0" w:firstLine="0"/>
      </w:pPr>
      <w:rPr>
        <w:smallCaps w:val="0"/>
        <w:strike w:val="0"/>
        <w:color w:val="000000"/>
        <w:shd w:val="clear" w:color="auto" w:fill="auto"/>
        <w:vertAlign w:val="baseline"/>
      </w:rPr>
    </w:lvl>
    <w:lvl w:ilvl="8">
      <w:start w:val="1"/>
      <w:numFmt w:val="decimal"/>
      <w:lvlText w:val="%1.%2.%3.%4.%5.%6.%7.%8.%9."/>
      <w:lvlJc w:val="left"/>
      <w:pPr>
        <w:ind w:left="0" w:firstLine="0"/>
      </w:pPr>
      <w:rPr>
        <w:smallCaps w:val="0"/>
        <w:strike w:val="0"/>
        <w:color w:val="000000"/>
        <w:shd w:val="clear" w:color="auto" w:fill="auto"/>
        <w:vertAlign w:val="baseline"/>
      </w:rPr>
    </w:lvl>
  </w:abstractNum>
  <w:abstractNum w:abstractNumId="33" w15:restartNumberingAfterBreak="0">
    <w:nsid w:val="52D74C5F"/>
    <w:multiLevelType w:val="multilevel"/>
    <w:tmpl w:val="5478E94C"/>
    <w:lvl w:ilvl="0">
      <w:start w:val="8"/>
      <w:numFmt w:val="decimal"/>
      <w:lvlText w:val="%1."/>
      <w:lvlJc w:val="left"/>
      <w:pPr>
        <w:ind w:left="360" w:hanging="360"/>
      </w:pPr>
    </w:lvl>
    <w:lvl w:ilvl="1">
      <w:start w:val="1"/>
      <w:numFmt w:val="decimal"/>
      <w:lvlText w:val="%1.%2."/>
      <w:lvlJc w:val="left"/>
      <w:pPr>
        <w:ind w:left="1170" w:hanging="720"/>
      </w:pPr>
      <w:rPr>
        <w:b/>
        <w:bCs/>
      </w:rPr>
    </w:lvl>
    <w:lvl w:ilvl="2">
      <w:start w:val="1"/>
      <w:numFmt w:val="decimal"/>
      <w:lvlText w:val="%1.%2.%3."/>
      <w:lvlJc w:val="left"/>
      <w:pPr>
        <w:ind w:left="3240" w:hanging="720"/>
      </w:pPr>
    </w:lvl>
    <w:lvl w:ilvl="3">
      <w:start w:val="1"/>
      <w:numFmt w:val="decimal"/>
      <w:lvlText w:val="%1.%2.%3.%4."/>
      <w:lvlJc w:val="left"/>
      <w:pPr>
        <w:ind w:left="4860" w:hanging="1080"/>
      </w:pPr>
    </w:lvl>
    <w:lvl w:ilvl="4">
      <w:start w:val="1"/>
      <w:numFmt w:val="decimal"/>
      <w:lvlText w:val="%1.%2.%3.%4.%5."/>
      <w:lvlJc w:val="left"/>
      <w:pPr>
        <w:ind w:left="6120" w:hanging="1080"/>
      </w:pPr>
    </w:lvl>
    <w:lvl w:ilvl="5">
      <w:start w:val="1"/>
      <w:numFmt w:val="decimal"/>
      <w:lvlText w:val="%1.%2.%3.%4.%5.%6."/>
      <w:lvlJc w:val="left"/>
      <w:pPr>
        <w:ind w:left="7740" w:hanging="1440"/>
      </w:pPr>
    </w:lvl>
    <w:lvl w:ilvl="6">
      <w:start w:val="1"/>
      <w:numFmt w:val="decimal"/>
      <w:lvlText w:val="%1.%2.%3.%4.%5.%6.%7."/>
      <w:lvlJc w:val="left"/>
      <w:pPr>
        <w:ind w:left="9000" w:hanging="1440"/>
      </w:pPr>
    </w:lvl>
    <w:lvl w:ilvl="7">
      <w:start w:val="1"/>
      <w:numFmt w:val="decimal"/>
      <w:lvlText w:val="%1.%2.%3.%4.%5.%6.%7.%8."/>
      <w:lvlJc w:val="left"/>
      <w:pPr>
        <w:ind w:left="10620" w:hanging="1800"/>
      </w:pPr>
    </w:lvl>
    <w:lvl w:ilvl="8">
      <w:start w:val="1"/>
      <w:numFmt w:val="decimal"/>
      <w:lvlText w:val="%1.%2.%3.%4.%5.%6.%7.%8.%9."/>
      <w:lvlJc w:val="left"/>
      <w:pPr>
        <w:ind w:left="11880" w:hanging="1800"/>
      </w:pPr>
    </w:lvl>
  </w:abstractNum>
  <w:abstractNum w:abstractNumId="34" w15:restartNumberingAfterBreak="0">
    <w:nsid w:val="54D95BF4"/>
    <w:multiLevelType w:val="multilevel"/>
    <w:tmpl w:val="C69CC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89061B4"/>
    <w:multiLevelType w:val="multilevel"/>
    <w:tmpl w:val="F2101330"/>
    <w:lvl w:ilvl="0">
      <w:start w:val="1"/>
      <w:numFmt w:val="decimal"/>
      <w:lvlText w:val="%1."/>
      <w:lvlJc w:val="left"/>
      <w:pPr>
        <w:ind w:left="0" w:firstLine="0"/>
      </w:pPr>
      <w:rPr>
        <w:b/>
        <w:bCs/>
        <w:smallCaps w:val="0"/>
        <w:strike w:val="0"/>
        <w:color w:val="000000"/>
        <w:shd w:val="clear" w:color="auto" w:fill="auto"/>
        <w:vertAlign w:val="baseline"/>
      </w:rPr>
    </w:lvl>
    <w:lvl w:ilvl="1">
      <w:start w:val="1"/>
      <w:numFmt w:val="decimal"/>
      <w:lvlText w:val="%2."/>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2">
      <w:start w:val="1"/>
      <w:numFmt w:val="decimal"/>
      <w:lvlText w:val="%3."/>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3">
      <w:start w:val="1"/>
      <w:numFmt w:val="decimal"/>
      <w:lvlText w:val="%3.%4."/>
      <w:lvlJc w:val="left"/>
      <w:pPr>
        <w:ind w:left="0" w:firstLine="0"/>
      </w:pPr>
      <w:rPr>
        <w:rFonts w:ascii="Helvetica Neue" w:eastAsia="Helvetica Neue" w:hAnsi="Helvetica Neue" w:cs="Helvetica Neue"/>
        <w:b/>
        <w:bCs/>
        <w:i w:val="0"/>
        <w:iCs w:val="0"/>
        <w:smallCaps w:val="0"/>
        <w:strike w:val="0"/>
        <w:color w:val="000000"/>
        <w:shd w:val="clear" w:color="auto" w:fill="auto"/>
        <w:vertAlign w:val="baseline"/>
      </w:rPr>
    </w:lvl>
    <w:lvl w:ilvl="4">
      <w:start w:val="1"/>
      <w:numFmt w:val="decimal"/>
      <w:lvlText w:val="%3.%4.%5."/>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5">
      <w:start w:val="1"/>
      <w:numFmt w:val="decimal"/>
      <w:lvlText w:val="%3.%4.%5.%6."/>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6">
      <w:start w:val="1"/>
      <w:numFmt w:val="decimal"/>
      <w:lvlText w:val="%3.%4.%5.%6.%7."/>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7">
      <w:start w:val="1"/>
      <w:numFmt w:val="decimal"/>
      <w:lvlText w:val="%3.%4.%5.%6.%7.%8."/>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lvl w:ilvl="8">
      <w:start w:val="1"/>
      <w:numFmt w:val="decimal"/>
      <w:lvlText w:val="%3.%4.%5.%6.%7.%8.%9."/>
      <w:lvlJc w:val="left"/>
      <w:pPr>
        <w:ind w:left="0" w:firstLine="0"/>
      </w:pPr>
      <w:rPr>
        <w:rFonts w:ascii="Helvetica Neue" w:eastAsia="Helvetica Neue" w:hAnsi="Helvetica Neue" w:cs="Helvetica Neue"/>
        <w:b w:val="0"/>
        <w:bCs w:val="0"/>
        <w:i w:val="0"/>
        <w:iCs w:val="0"/>
        <w:smallCaps w:val="0"/>
        <w:strike w:val="0"/>
        <w:color w:val="000000"/>
        <w:shd w:val="clear" w:color="auto" w:fill="auto"/>
        <w:vertAlign w:val="baseline"/>
      </w:rPr>
    </w:lvl>
  </w:abstractNum>
  <w:abstractNum w:abstractNumId="36" w15:restartNumberingAfterBreak="0">
    <w:nsid w:val="5A897CF4"/>
    <w:multiLevelType w:val="multilevel"/>
    <w:tmpl w:val="FC144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002618"/>
    <w:multiLevelType w:val="multilevel"/>
    <w:tmpl w:val="3FA4EE7E"/>
    <w:lvl w:ilvl="0">
      <w:start w:val="11"/>
      <w:numFmt w:val="decimal"/>
      <w:lvlText w:val="%1."/>
      <w:lvlJc w:val="left"/>
      <w:pPr>
        <w:ind w:left="480" w:hanging="480"/>
      </w:pPr>
      <w:rPr>
        <w:b/>
        <w:bCs/>
        <w:smallCaps w:val="0"/>
        <w:strike w:val="0"/>
        <w:shd w:val="clear" w:color="auto" w:fill="auto"/>
        <w:vertAlign w:val="baseline"/>
      </w:rPr>
    </w:lvl>
    <w:lvl w:ilvl="1">
      <w:start w:val="1"/>
      <w:numFmt w:val="decimal"/>
      <w:lvlText w:val="%1.%2."/>
      <w:lvlJc w:val="left"/>
      <w:pPr>
        <w:ind w:left="1260" w:hanging="720"/>
      </w:pPr>
      <w:rPr>
        <w:b/>
        <w:bCs/>
        <w:smallCaps w:val="0"/>
        <w:strike w:val="0"/>
        <w:shd w:val="clear" w:color="auto" w:fill="auto"/>
        <w:vertAlign w:val="baseline"/>
      </w:rPr>
    </w:lvl>
    <w:lvl w:ilvl="2">
      <w:start w:val="1"/>
      <w:numFmt w:val="decimal"/>
      <w:lvlText w:val="%1.%2.%3."/>
      <w:lvlJc w:val="left"/>
      <w:pPr>
        <w:ind w:left="1980" w:hanging="720"/>
      </w:pPr>
      <w:rPr>
        <w:smallCaps w:val="0"/>
        <w:strike w:val="0"/>
        <w:shd w:val="clear" w:color="auto" w:fill="auto"/>
        <w:vertAlign w:val="baseline"/>
      </w:rPr>
    </w:lvl>
    <w:lvl w:ilvl="3">
      <w:start w:val="1"/>
      <w:numFmt w:val="decimal"/>
      <w:lvlText w:val="%1.%2.%3.%4."/>
      <w:lvlJc w:val="left"/>
      <w:pPr>
        <w:ind w:left="3510" w:hanging="1080"/>
      </w:pPr>
      <w:rPr>
        <w:smallCaps w:val="0"/>
        <w:strike w:val="0"/>
        <w:shd w:val="clear" w:color="auto" w:fill="auto"/>
        <w:vertAlign w:val="baseline"/>
      </w:rPr>
    </w:lvl>
    <w:lvl w:ilvl="4">
      <w:start w:val="1"/>
      <w:numFmt w:val="decimal"/>
      <w:lvlText w:val="%1.%2.%3.%4.%5."/>
      <w:lvlJc w:val="left"/>
      <w:pPr>
        <w:ind w:left="4680" w:hanging="1080"/>
      </w:pPr>
      <w:rPr>
        <w:smallCaps w:val="0"/>
        <w:strike w:val="0"/>
        <w:shd w:val="clear" w:color="auto" w:fill="auto"/>
        <w:vertAlign w:val="baseline"/>
      </w:rPr>
    </w:lvl>
    <w:lvl w:ilvl="5">
      <w:start w:val="1"/>
      <w:numFmt w:val="decimal"/>
      <w:lvlText w:val="%1.%2.%3.%4.%5.%6."/>
      <w:lvlJc w:val="left"/>
      <w:pPr>
        <w:ind w:left="6210" w:hanging="1440"/>
      </w:pPr>
      <w:rPr>
        <w:smallCaps w:val="0"/>
        <w:strike w:val="0"/>
        <w:shd w:val="clear" w:color="auto" w:fill="auto"/>
        <w:vertAlign w:val="baseline"/>
      </w:rPr>
    </w:lvl>
    <w:lvl w:ilvl="6">
      <w:start w:val="1"/>
      <w:numFmt w:val="decimal"/>
      <w:lvlText w:val="%1.%2.%3.%4.%5.%6.%7."/>
      <w:lvlJc w:val="left"/>
      <w:pPr>
        <w:ind w:left="7380" w:hanging="1440"/>
      </w:pPr>
      <w:rPr>
        <w:smallCaps w:val="0"/>
        <w:strike w:val="0"/>
        <w:shd w:val="clear" w:color="auto" w:fill="auto"/>
        <w:vertAlign w:val="baseline"/>
      </w:rPr>
    </w:lvl>
    <w:lvl w:ilvl="7">
      <w:start w:val="1"/>
      <w:numFmt w:val="decimal"/>
      <w:lvlText w:val="%1.%2.%3.%4.%5.%6.%7.%8."/>
      <w:lvlJc w:val="left"/>
      <w:pPr>
        <w:ind w:left="8910" w:hanging="1800"/>
      </w:pPr>
      <w:rPr>
        <w:smallCaps w:val="0"/>
        <w:strike w:val="0"/>
        <w:shd w:val="clear" w:color="auto" w:fill="auto"/>
        <w:vertAlign w:val="baseline"/>
      </w:rPr>
    </w:lvl>
    <w:lvl w:ilvl="8">
      <w:start w:val="1"/>
      <w:numFmt w:val="decimal"/>
      <w:lvlText w:val="%1.%2.%3.%4.%5.%6.%7.%8.%9."/>
      <w:lvlJc w:val="left"/>
      <w:pPr>
        <w:ind w:left="10080" w:hanging="1800"/>
      </w:pPr>
      <w:rPr>
        <w:smallCaps w:val="0"/>
        <w:strike w:val="0"/>
        <w:shd w:val="clear" w:color="auto" w:fill="auto"/>
        <w:vertAlign w:val="baseline"/>
      </w:rPr>
    </w:lvl>
  </w:abstractNum>
  <w:abstractNum w:abstractNumId="38" w15:restartNumberingAfterBreak="0">
    <w:nsid w:val="5FDA6C55"/>
    <w:multiLevelType w:val="multilevel"/>
    <w:tmpl w:val="70F009B4"/>
    <w:lvl w:ilvl="0">
      <w:start w:val="3"/>
      <w:numFmt w:val="decimal"/>
      <w:lvlText w:val="%1."/>
      <w:lvlJc w:val="left"/>
      <w:pPr>
        <w:ind w:left="540" w:hanging="540"/>
      </w:pPr>
      <w:rPr>
        <w:b/>
        <w:bCs/>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3960" w:hanging="1080"/>
      </w:pPr>
      <w:rPr>
        <w:smallCaps w:val="0"/>
        <w:strike w:val="0"/>
        <w:shd w:val="clear" w:color="auto" w:fill="auto"/>
        <w:vertAlign w:val="baseline"/>
      </w:rPr>
    </w:lvl>
    <w:lvl w:ilvl="5">
      <w:start w:val="1"/>
      <w:numFmt w:val="decimal"/>
      <w:lvlText w:val="%1.%2.%3.%4.%5.%6."/>
      <w:lvlJc w:val="left"/>
      <w:pPr>
        <w:ind w:left="5040" w:hanging="1440"/>
      </w:pPr>
      <w:rPr>
        <w:smallCaps w:val="0"/>
        <w:strike w:val="0"/>
        <w:shd w:val="clear" w:color="auto" w:fill="auto"/>
        <w:vertAlign w:val="baseline"/>
      </w:rPr>
    </w:lvl>
    <w:lvl w:ilvl="6">
      <w:start w:val="1"/>
      <w:numFmt w:val="decimal"/>
      <w:lvlText w:val="%1.%2.%3.%4.%5.%6.%7."/>
      <w:lvlJc w:val="left"/>
      <w:pPr>
        <w:ind w:left="5760" w:hanging="1440"/>
      </w:pPr>
      <w:rPr>
        <w:smallCaps w:val="0"/>
        <w:strike w:val="0"/>
        <w:shd w:val="clear" w:color="auto" w:fill="auto"/>
        <w:vertAlign w:val="baseline"/>
      </w:rPr>
    </w:lvl>
    <w:lvl w:ilvl="7">
      <w:start w:val="1"/>
      <w:numFmt w:val="decimal"/>
      <w:lvlText w:val="%1.%2.%3.%4.%5.%6.%7.%8."/>
      <w:lvlJc w:val="left"/>
      <w:pPr>
        <w:ind w:left="6840" w:hanging="1800"/>
      </w:pPr>
      <w:rPr>
        <w:smallCaps w:val="0"/>
        <w:strike w:val="0"/>
        <w:shd w:val="clear" w:color="auto" w:fill="auto"/>
        <w:vertAlign w:val="baseline"/>
      </w:rPr>
    </w:lvl>
    <w:lvl w:ilvl="8">
      <w:start w:val="1"/>
      <w:numFmt w:val="decimal"/>
      <w:lvlText w:val="%1.%2.%3.%4.%5.%6.%7.%8.%9."/>
      <w:lvlJc w:val="left"/>
      <w:pPr>
        <w:ind w:left="7560" w:hanging="1800"/>
      </w:pPr>
      <w:rPr>
        <w:smallCaps w:val="0"/>
        <w:strike w:val="0"/>
        <w:shd w:val="clear" w:color="auto" w:fill="auto"/>
        <w:vertAlign w:val="baseline"/>
      </w:rPr>
    </w:lvl>
  </w:abstractNum>
  <w:abstractNum w:abstractNumId="39" w15:restartNumberingAfterBreak="0">
    <w:nsid w:val="60C83682"/>
    <w:multiLevelType w:val="multilevel"/>
    <w:tmpl w:val="B74205F6"/>
    <w:lvl w:ilvl="0">
      <w:start w:val="14"/>
      <w:numFmt w:val="decimal"/>
      <w:lvlText w:val="%1."/>
      <w:lvlJc w:val="left"/>
      <w:pPr>
        <w:ind w:left="510" w:hanging="510"/>
      </w:pPr>
      <w:rPr>
        <w:rFonts w:ascii="Arial" w:eastAsia="Arial" w:hAnsi="Arial" w:cs="Arial"/>
        <w:b/>
        <w:bCs/>
        <w:i w:val="0"/>
        <w:iCs w:val="0"/>
        <w:smallCaps w:val="0"/>
        <w:strike w:val="0"/>
        <w:shd w:val="clear" w:color="auto" w:fill="auto"/>
        <w:vertAlign w:val="baseline"/>
      </w:rPr>
    </w:lvl>
    <w:lvl w:ilvl="1">
      <w:start w:val="1"/>
      <w:numFmt w:val="decimal"/>
      <w:lvlText w:val="%1.%2."/>
      <w:lvlJc w:val="left"/>
      <w:pPr>
        <w:ind w:left="1080" w:hanging="720"/>
      </w:pPr>
      <w:rPr>
        <w:rFonts w:ascii="Arial" w:eastAsia="Arial" w:hAnsi="Arial" w:cs="Arial"/>
        <w:b w:val="0"/>
        <w:bCs w:val="0"/>
        <w:i w:val="0"/>
        <w:iCs w:val="0"/>
        <w:smallCaps w:val="0"/>
        <w:strike w:val="0"/>
        <w:shd w:val="clear" w:color="auto" w:fill="auto"/>
        <w:vertAlign w:val="baseline"/>
      </w:rPr>
    </w:lvl>
    <w:lvl w:ilvl="2">
      <w:start w:val="1"/>
      <w:numFmt w:val="decimal"/>
      <w:lvlText w:val="%1.%2.%3."/>
      <w:lvlJc w:val="left"/>
      <w:pPr>
        <w:ind w:left="2160" w:hanging="720"/>
      </w:pPr>
      <w:rPr>
        <w:rFonts w:ascii="Arial" w:eastAsia="Arial" w:hAnsi="Arial" w:cs="Arial"/>
        <w:b w:val="0"/>
        <w:bCs w:val="0"/>
        <w:i w:val="0"/>
        <w:iCs w:val="0"/>
        <w:smallCaps w:val="0"/>
        <w:strike w:val="0"/>
        <w:shd w:val="clear" w:color="auto" w:fill="auto"/>
        <w:vertAlign w:val="baseline"/>
      </w:rPr>
    </w:lvl>
    <w:lvl w:ilvl="3">
      <w:start w:val="1"/>
      <w:numFmt w:val="decimal"/>
      <w:lvlText w:val="%1.%2.%3.%4."/>
      <w:lvlJc w:val="left"/>
      <w:pPr>
        <w:ind w:left="3600" w:hanging="1080"/>
      </w:pPr>
      <w:rPr>
        <w:rFonts w:ascii="Arial" w:eastAsia="Arial" w:hAnsi="Arial" w:cs="Arial"/>
        <w:b w:val="0"/>
        <w:bCs w:val="0"/>
        <w:i w:val="0"/>
        <w:iCs w:val="0"/>
        <w:smallCaps w:val="0"/>
        <w:strike w:val="0"/>
        <w:shd w:val="clear" w:color="auto" w:fill="auto"/>
        <w:vertAlign w:val="baseline"/>
      </w:rPr>
    </w:lvl>
    <w:lvl w:ilvl="4">
      <w:start w:val="1"/>
      <w:numFmt w:val="decimal"/>
      <w:lvlText w:val="%1.%2.%3.%4.%5."/>
      <w:lvlJc w:val="left"/>
      <w:pPr>
        <w:ind w:left="4680" w:hanging="1080"/>
      </w:pPr>
      <w:rPr>
        <w:rFonts w:ascii="Arial" w:eastAsia="Arial" w:hAnsi="Arial" w:cs="Arial"/>
        <w:b w:val="0"/>
        <w:bCs w:val="0"/>
        <w:i w:val="0"/>
        <w:iCs w:val="0"/>
        <w:smallCaps w:val="0"/>
        <w:strike w:val="0"/>
        <w:shd w:val="clear" w:color="auto" w:fill="auto"/>
        <w:vertAlign w:val="baseline"/>
      </w:rPr>
    </w:lvl>
    <w:lvl w:ilvl="5">
      <w:start w:val="1"/>
      <w:numFmt w:val="decimal"/>
      <w:lvlText w:val="%1.%2.%3.%4.%5.%6."/>
      <w:lvlJc w:val="left"/>
      <w:pPr>
        <w:ind w:left="6120" w:hanging="1440"/>
      </w:pPr>
      <w:rPr>
        <w:rFonts w:ascii="Arial" w:eastAsia="Arial" w:hAnsi="Arial" w:cs="Arial"/>
        <w:b w:val="0"/>
        <w:bCs w:val="0"/>
        <w:i w:val="0"/>
        <w:iCs w:val="0"/>
        <w:smallCaps w:val="0"/>
        <w:strike w:val="0"/>
        <w:shd w:val="clear" w:color="auto" w:fill="auto"/>
        <w:vertAlign w:val="baseline"/>
      </w:rPr>
    </w:lvl>
    <w:lvl w:ilvl="6">
      <w:start w:val="1"/>
      <w:numFmt w:val="decimal"/>
      <w:lvlText w:val="%1.%2.%3.%4.%5.%6.%7."/>
      <w:lvlJc w:val="left"/>
      <w:pPr>
        <w:ind w:left="7200" w:hanging="1440"/>
      </w:pPr>
      <w:rPr>
        <w:rFonts w:ascii="Arial" w:eastAsia="Arial" w:hAnsi="Arial" w:cs="Arial"/>
        <w:b w:val="0"/>
        <w:bCs w:val="0"/>
        <w:i w:val="0"/>
        <w:iCs w:val="0"/>
        <w:smallCaps w:val="0"/>
        <w:strike w:val="0"/>
        <w:shd w:val="clear" w:color="auto" w:fill="auto"/>
        <w:vertAlign w:val="baseline"/>
      </w:rPr>
    </w:lvl>
    <w:lvl w:ilvl="7">
      <w:start w:val="1"/>
      <w:numFmt w:val="decimal"/>
      <w:lvlText w:val="%1.%2.%3.%4.%5.%6.%7.%8."/>
      <w:lvlJc w:val="left"/>
      <w:pPr>
        <w:ind w:left="8640" w:hanging="1800"/>
      </w:pPr>
      <w:rPr>
        <w:rFonts w:ascii="Arial" w:eastAsia="Arial" w:hAnsi="Arial" w:cs="Arial"/>
        <w:b w:val="0"/>
        <w:bCs w:val="0"/>
        <w:i w:val="0"/>
        <w:iCs w:val="0"/>
        <w:smallCaps w:val="0"/>
        <w:strike w:val="0"/>
        <w:shd w:val="clear" w:color="auto" w:fill="auto"/>
        <w:vertAlign w:val="baseline"/>
      </w:rPr>
    </w:lvl>
    <w:lvl w:ilvl="8">
      <w:start w:val="1"/>
      <w:numFmt w:val="decimal"/>
      <w:lvlText w:val="%1.%2.%3.%4.%5.%6.%7.%8.%9."/>
      <w:lvlJc w:val="left"/>
      <w:pPr>
        <w:ind w:left="10080" w:hanging="2160"/>
      </w:pPr>
      <w:rPr>
        <w:rFonts w:ascii="Arial" w:eastAsia="Arial" w:hAnsi="Arial" w:cs="Arial"/>
        <w:b w:val="0"/>
        <w:bCs w:val="0"/>
        <w:i w:val="0"/>
        <w:iCs w:val="0"/>
        <w:smallCaps w:val="0"/>
        <w:strike w:val="0"/>
        <w:shd w:val="clear" w:color="auto" w:fill="auto"/>
        <w:vertAlign w:val="baseline"/>
      </w:rPr>
    </w:lvl>
  </w:abstractNum>
  <w:abstractNum w:abstractNumId="40" w15:restartNumberingAfterBreak="0">
    <w:nsid w:val="63D64A9D"/>
    <w:multiLevelType w:val="multilevel"/>
    <w:tmpl w:val="6816A172"/>
    <w:lvl w:ilvl="0">
      <w:start w:val="16"/>
      <w:numFmt w:val="decimal"/>
      <w:lvlText w:val="%1."/>
      <w:lvlJc w:val="left"/>
      <w:pPr>
        <w:ind w:left="530" w:hanging="530"/>
      </w:pPr>
      <w:rPr>
        <w:b/>
        <w:bCs/>
      </w:rPr>
    </w:lvl>
    <w:lvl w:ilvl="1">
      <w:start w:val="1"/>
      <w:numFmt w:val="decimal"/>
      <w:lvlText w:val="%1.%2."/>
      <w:lvlJc w:val="left"/>
      <w:pPr>
        <w:ind w:left="720" w:hanging="720"/>
      </w:pPr>
      <w:rPr>
        <w:b/>
        <w:bCs/>
      </w:rPr>
    </w:lvl>
    <w:lvl w:ilvl="2">
      <w:start w:val="1"/>
      <w:numFmt w:val="decimal"/>
      <w:lvlText w:val="%1.%2.%3."/>
      <w:lvlJc w:val="left"/>
      <w:pPr>
        <w:ind w:left="720" w:hanging="720"/>
      </w:pPr>
      <w:rPr>
        <w:b w:val="0"/>
        <w:bCs w:val="0"/>
      </w:rPr>
    </w:lvl>
    <w:lvl w:ilvl="3">
      <w:start w:val="1"/>
      <w:numFmt w:val="decimal"/>
      <w:lvlText w:val="%1.%2.%3.%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41" w15:restartNumberingAfterBreak="0">
    <w:nsid w:val="6F2F2DCE"/>
    <w:multiLevelType w:val="multilevel"/>
    <w:tmpl w:val="C6F67BBA"/>
    <w:lvl w:ilvl="0">
      <w:start w:val="7"/>
      <w:numFmt w:val="decimal"/>
      <w:lvlText w:val="%1."/>
      <w:lvlJc w:val="left"/>
      <w:pPr>
        <w:ind w:left="540" w:hanging="540"/>
      </w:pPr>
      <w:rPr>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3960" w:hanging="1080"/>
      </w:pPr>
      <w:rPr>
        <w:smallCaps w:val="0"/>
        <w:strike w:val="0"/>
        <w:shd w:val="clear" w:color="auto" w:fill="auto"/>
        <w:vertAlign w:val="baseline"/>
      </w:rPr>
    </w:lvl>
    <w:lvl w:ilvl="5">
      <w:start w:val="1"/>
      <w:numFmt w:val="decimal"/>
      <w:lvlText w:val="%1.%2.%3.%4.%5.%6."/>
      <w:lvlJc w:val="left"/>
      <w:pPr>
        <w:ind w:left="5040" w:hanging="1440"/>
      </w:pPr>
      <w:rPr>
        <w:smallCaps w:val="0"/>
        <w:strike w:val="0"/>
        <w:shd w:val="clear" w:color="auto" w:fill="auto"/>
        <w:vertAlign w:val="baseline"/>
      </w:rPr>
    </w:lvl>
    <w:lvl w:ilvl="6">
      <w:start w:val="1"/>
      <w:numFmt w:val="decimal"/>
      <w:lvlText w:val="%1.%2.%3.%4.%5.%6.%7."/>
      <w:lvlJc w:val="left"/>
      <w:pPr>
        <w:ind w:left="5760" w:hanging="1440"/>
      </w:pPr>
      <w:rPr>
        <w:smallCaps w:val="0"/>
        <w:strike w:val="0"/>
        <w:shd w:val="clear" w:color="auto" w:fill="auto"/>
        <w:vertAlign w:val="baseline"/>
      </w:rPr>
    </w:lvl>
    <w:lvl w:ilvl="7">
      <w:start w:val="1"/>
      <w:numFmt w:val="decimal"/>
      <w:lvlText w:val="%1.%2.%3.%4.%5.%6.%7.%8."/>
      <w:lvlJc w:val="left"/>
      <w:pPr>
        <w:ind w:left="6840" w:hanging="1800"/>
      </w:pPr>
      <w:rPr>
        <w:smallCaps w:val="0"/>
        <w:strike w:val="0"/>
        <w:shd w:val="clear" w:color="auto" w:fill="auto"/>
        <w:vertAlign w:val="baseline"/>
      </w:rPr>
    </w:lvl>
    <w:lvl w:ilvl="8">
      <w:start w:val="1"/>
      <w:numFmt w:val="decimal"/>
      <w:lvlText w:val="%1.%2.%3.%4.%5.%6.%7.%8.%9."/>
      <w:lvlJc w:val="left"/>
      <w:pPr>
        <w:ind w:left="7560" w:hanging="1800"/>
      </w:pPr>
      <w:rPr>
        <w:smallCaps w:val="0"/>
        <w:strike w:val="0"/>
        <w:shd w:val="clear" w:color="auto" w:fill="auto"/>
        <w:vertAlign w:val="baseline"/>
      </w:rPr>
    </w:lvl>
  </w:abstractNum>
  <w:abstractNum w:abstractNumId="42" w15:restartNumberingAfterBreak="0">
    <w:nsid w:val="71BC0D65"/>
    <w:multiLevelType w:val="multilevel"/>
    <w:tmpl w:val="0AFE1966"/>
    <w:lvl w:ilvl="0">
      <w:start w:val="2"/>
      <w:numFmt w:val="decimal"/>
      <w:lvlText w:val="%1)"/>
      <w:lvlJc w:val="left"/>
      <w:pPr>
        <w:ind w:left="0" w:firstLine="0"/>
      </w:pPr>
      <w:rPr>
        <w:b/>
        <w:bCs/>
        <w:smallCaps w:val="0"/>
        <w:strike w:val="0"/>
        <w:color w:val="000000"/>
        <w:shd w:val="clear" w:color="auto" w:fill="auto"/>
        <w:vertAlign w:val="baseline"/>
      </w:rPr>
    </w:lvl>
    <w:lvl w:ilvl="1">
      <w:start w:val="1"/>
      <w:numFmt w:val="lowerLetter"/>
      <w:lvlText w:val="%2)"/>
      <w:lvlJc w:val="left"/>
      <w:pPr>
        <w:ind w:left="0" w:firstLine="0"/>
      </w:pPr>
      <w:rPr>
        <w:b/>
        <w:bCs/>
        <w:smallCaps w:val="0"/>
        <w:strike w:val="0"/>
        <w:color w:val="000000"/>
        <w:shd w:val="clear" w:color="auto" w:fill="auto"/>
        <w:vertAlign w:val="baseline"/>
      </w:rPr>
    </w:lvl>
    <w:lvl w:ilvl="2">
      <w:start w:val="1"/>
      <w:numFmt w:val="lowerRoman"/>
      <w:lvlText w:val="%3)"/>
      <w:lvlJc w:val="left"/>
      <w:pPr>
        <w:ind w:left="0" w:firstLine="0"/>
      </w:pPr>
      <w:rPr>
        <w:b/>
        <w:bCs/>
        <w:smallCaps w:val="0"/>
        <w:strike w:val="0"/>
        <w:color w:val="000000"/>
        <w:shd w:val="clear" w:color="auto" w:fill="auto"/>
        <w:vertAlign w:val="baseline"/>
      </w:rPr>
    </w:lvl>
    <w:lvl w:ilvl="3">
      <w:start w:val="1"/>
      <w:numFmt w:val="decimal"/>
      <w:lvlText w:val="(%4)"/>
      <w:lvlJc w:val="left"/>
      <w:pPr>
        <w:ind w:left="0" w:firstLine="0"/>
      </w:pPr>
      <w:rPr>
        <w:b/>
        <w:bCs/>
        <w:smallCaps w:val="0"/>
        <w:strike w:val="0"/>
        <w:color w:val="000000"/>
        <w:shd w:val="clear" w:color="auto" w:fill="auto"/>
        <w:vertAlign w:val="baseline"/>
      </w:rPr>
    </w:lvl>
    <w:lvl w:ilvl="4">
      <w:start w:val="1"/>
      <w:numFmt w:val="lowerLetter"/>
      <w:lvlText w:val="(%5)"/>
      <w:lvlJc w:val="left"/>
      <w:pPr>
        <w:ind w:left="0" w:firstLine="0"/>
      </w:pPr>
      <w:rPr>
        <w:b/>
        <w:bCs/>
        <w:smallCaps w:val="0"/>
        <w:strike w:val="0"/>
        <w:color w:val="000000"/>
        <w:shd w:val="clear" w:color="auto" w:fill="auto"/>
        <w:vertAlign w:val="baseline"/>
      </w:rPr>
    </w:lvl>
    <w:lvl w:ilvl="5">
      <w:start w:val="1"/>
      <w:numFmt w:val="lowerRoman"/>
      <w:lvlText w:val="(%6)"/>
      <w:lvlJc w:val="left"/>
      <w:pPr>
        <w:ind w:left="0" w:firstLine="0"/>
      </w:pPr>
      <w:rPr>
        <w:b/>
        <w:bCs/>
        <w:smallCaps w:val="0"/>
        <w:strike w:val="0"/>
        <w:color w:val="000000"/>
        <w:shd w:val="clear" w:color="auto" w:fill="auto"/>
        <w:vertAlign w:val="baseline"/>
      </w:rPr>
    </w:lvl>
    <w:lvl w:ilvl="6">
      <w:start w:val="1"/>
      <w:numFmt w:val="decimal"/>
      <w:lvlText w:val="%7."/>
      <w:lvlJc w:val="left"/>
      <w:pPr>
        <w:ind w:left="0" w:firstLine="0"/>
      </w:pPr>
      <w:rPr>
        <w:b/>
        <w:bCs/>
        <w:smallCaps w:val="0"/>
        <w:strike w:val="0"/>
        <w:color w:val="000000"/>
        <w:shd w:val="clear" w:color="auto" w:fill="auto"/>
        <w:vertAlign w:val="baseline"/>
      </w:rPr>
    </w:lvl>
    <w:lvl w:ilvl="7">
      <w:start w:val="1"/>
      <w:numFmt w:val="lowerLetter"/>
      <w:lvlText w:val="%8."/>
      <w:lvlJc w:val="left"/>
      <w:pPr>
        <w:ind w:left="0" w:firstLine="0"/>
      </w:pPr>
      <w:rPr>
        <w:b/>
        <w:bCs/>
        <w:smallCaps w:val="0"/>
        <w:strike w:val="0"/>
        <w:color w:val="000000"/>
        <w:shd w:val="clear" w:color="auto" w:fill="auto"/>
        <w:vertAlign w:val="baseline"/>
      </w:rPr>
    </w:lvl>
    <w:lvl w:ilvl="8">
      <w:start w:val="1"/>
      <w:numFmt w:val="lowerRoman"/>
      <w:lvlText w:val="%9."/>
      <w:lvlJc w:val="left"/>
      <w:pPr>
        <w:ind w:left="0" w:firstLine="0"/>
      </w:pPr>
      <w:rPr>
        <w:b/>
        <w:bCs/>
        <w:smallCaps w:val="0"/>
        <w:strike w:val="0"/>
        <w:color w:val="000000"/>
        <w:shd w:val="clear" w:color="auto" w:fill="auto"/>
        <w:vertAlign w:val="baseline"/>
      </w:rPr>
    </w:lvl>
  </w:abstractNum>
  <w:abstractNum w:abstractNumId="43" w15:restartNumberingAfterBreak="0">
    <w:nsid w:val="75DC4CA2"/>
    <w:multiLevelType w:val="multilevel"/>
    <w:tmpl w:val="71C863D6"/>
    <w:lvl w:ilvl="0">
      <w:start w:val="13"/>
      <w:numFmt w:val="decimal"/>
      <w:lvlText w:val="%1."/>
      <w:lvlJc w:val="left"/>
      <w:pPr>
        <w:ind w:left="480" w:hanging="480"/>
      </w:pPr>
      <w:rPr>
        <w:b/>
        <w:bCs/>
        <w:smallCaps w:val="0"/>
        <w:strike w:val="0"/>
        <w:shd w:val="clear" w:color="auto" w:fill="auto"/>
        <w:vertAlign w:val="baseline"/>
      </w:rPr>
    </w:lvl>
    <w:lvl w:ilvl="1">
      <w:start w:val="1"/>
      <w:numFmt w:val="decimal"/>
      <w:lvlText w:val="%1.%2."/>
      <w:lvlJc w:val="left"/>
      <w:pPr>
        <w:ind w:left="1260" w:hanging="720"/>
      </w:pPr>
      <w:rPr>
        <w:smallCaps w:val="0"/>
        <w:strike w:val="0"/>
        <w:shd w:val="clear" w:color="auto" w:fill="auto"/>
        <w:vertAlign w:val="baseline"/>
      </w:rPr>
    </w:lvl>
    <w:lvl w:ilvl="2">
      <w:start w:val="1"/>
      <w:numFmt w:val="decimal"/>
      <w:lvlText w:val="%1.%2.%3."/>
      <w:lvlJc w:val="left"/>
      <w:pPr>
        <w:ind w:left="1980" w:hanging="720"/>
      </w:pPr>
      <w:rPr>
        <w:smallCaps w:val="0"/>
        <w:strike w:val="0"/>
        <w:shd w:val="clear" w:color="auto" w:fill="auto"/>
        <w:vertAlign w:val="baseline"/>
      </w:rPr>
    </w:lvl>
    <w:lvl w:ilvl="3">
      <w:start w:val="1"/>
      <w:numFmt w:val="decimal"/>
      <w:lvlText w:val="%1.%2.%3.%4."/>
      <w:lvlJc w:val="left"/>
      <w:pPr>
        <w:ind w:left="3510" w:hanging="1080"/>
      </w:pPr>
      <w:rPr>
        <w:smallCaps w:val="0"/>
        <w:strike w:val="0"/>
        <w:shd w:val="clear" w:color="auto" w:fill="auto"/>
        <w:vertAlign w:val="baseline"/>
      </w:rPr>
    </w:lvl>
    <w:lvl w:ilvl="4">
      <w:start w:val="1"/>
      <w:numFmt w:val="decimal"/>
      <w:lvlText w:val="%1.%2.%3.%4.%5."/>
      <w:lvlJc w:val="left"/>
      <w:pPr>
        <w:ind w:left="4680" w:hanging="1080"/>
      </w:pPr>
      <w:rPr>
        <w:smallCaps w:val="0"/>
        <w:strike w:val="0"/>
        <w:shd w:val="clear" w:color="auto" w:fill="auto"/>
        <w:vertAlign w:val="baseline"/>
      </w:rPr>
    </w:lvl>
    <w:lvl w:ilvl="5">
      <w:start w:val="1"/>
      <w:numFmt w:val="decimal"/>
      <w:lvlText w:val="%1.%2.%3.%4.%5.%6."/>
      <w:lvlJc w:val="left"/>
      <w:pPr>
        <w:ind w:left="6210" w:hanging="1440"/>
      </w:pPr>
      <w:rPr>
        <w:smallCaps w:val="0"/>
        <w:strike w:val="0"/>
        <w:shd w:val="clear" w:color="auto" w:fill="auto"/>
        <w:vertAlign w:val="baseline"/>
      </w:rPr>
    </w:lvl>
    <w:lvl w:ilvl="6">
      <w:start w:val="1"/>
      <w:numFmt w:val="decimal"/>
      <w:lvlText w:val="%1.%2.%3.%4.%5.%6.%7."/>
      <w:lvlJc w:val="left"/>
      <w:pPr>
        <w:ind w:left="7380" w:hanging="1440"/>
      </w:pPr>
      <w:rPr>
        <w:smallCaps w:val="0"/>
        <w:strike w:val="0"/>
        <w:shd w:val="clear" w:color="auto" w:fill="auto"/>
        <w:vertAlign w:val="baseline"/>
      </w:rPr>
    </w:lvl>
    <w:lvl w:ilvl="7">
      <w:start w:val="1"/>
      <w:numFmt w:val="decimal"/>
      <w:lvlText w:val="%1.%2.%3.%4.%5.%6.%7.%8."/>
      <w:lvlJc w:val="left"/>
      <w:pPr>
        <w:ind w:left="8910" w:hanging="1800"/>
      </w:pPr>
      <w:rPr>
        <w:smallCaps w:val="0"/>
        <w:strike w:val="0"/>
        <w:shd w:val="clear" w:color="auto" w:fill="auto"/>
        <w:vertAlign w:val="baseline"/>
      </w:rPr>
    </w:lvl>
    <w:lvl w:ilvl="8">
      <w:start w:val="1"/>
      <w:numFmt w:val="decimal"/>
      <w:lvlText w:val="%1.%2.%3.%4.%5.%6.%7.%8.%9."/>
      <w:lvlJc w:val="left"/>
      <w:pPr>
        <w:ind w:left="10080" w:hanging="1800"/>
      </w:pPr>
      <w:rPr>
        <w:smallCaps w:val="0"/>
        <w:strike w:val="0"/>
        <w:shd w:val="clear" w:color="auto" w:fill="auto"/>
        <w:vertAlign w:val="baseline"/>
      </w:rPr>
    </w:lvl>
  </w:abstractNum>
  <w:abstractNum w:abstractNumId="44" w15:restartNumberingAfterBreak="0">
    <w:nsid w:val="76877D52"/>
    <w:multiLevelType w:val="multilevel"/>
    <w:tmpl w:val="2C6C98D8"/>
    <w:lvl w:ilvl="0">
      <w:start w:val="13"/>
      <w:numFmt w:val="decimal"/>
      <w:lvlText w:val="%1."/>
      <w:lvlJc w:val="left"/>
      <w:pPr>
        <w:ind w:left="480" w:hanging="48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5" w15:restartNumberingAfterBreak="0">
    <w:nsid w:val="78FC3B04"/>
    <w:multiLevelType w:val="multilevel"/>
    <w:tmpl w:val="84C02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BAA69C5"/>
    <w:multiLevelType w:val="multilevel"/>
    <w:tmpl w:val="D24AFA1C"/>
    <w:lvl w:ilvl="0">
      <w:start w:val="13"/>
      <w:numFmt w:val="decimal"/>
      <w:lvlText w:val="%1."/>
      <w:lvlJc w:val="left"/>
      <w:pPr>
        <w:ind w:left="480" w:hanging="480"/>
      </w:pPr>
      <w:rPr>
        <w:b/>
        <w:bCs/>
        <w:smallCaps w:val="0"/>
        <w:strike w:val="0"/>
        <w:shd w:val="clear" w:color="auto" w:fill="auto"/>
        <w:vertAlign w:val="baseline"/>
      </w:rPr>
    </w:lvl>
    <w:lvl w:ilvl="1">
      <w:start w:val="1"/>
      <w:numFmt w:val="decimal"/>
      <w:lvlText w:val="%1.%2."/>
      <w:lvlJc w:val="left"/>
      <w:pPr>
        <w:ind w:left="1260" w:hanging="720"/>
      </w:pPr>
      <w:rPr>
        <w:smallCaps w:val="0"/>
        <w:strike w:val="0"/>
        <w:shd w:val="clear" w:color="auto" w:fill="auto"/>
        <w:vertAlign w:val="baseline"/>
      </w:rPr>
    </w:lvl>
    <w:lvl w:ilvl="2">
      <w:start w:val="1"/>
      <w:numFmt w:val="decimal"/>
      <w:lvlText w:val="%1.%2.%3."/>
      <w:lvlJc w:val="left"/>
      <w:pPr>
        <w:ind w:left="1980" w:hanging="720"/>
      </w:pPr>
      <w:rPr>
        <w:smallCaps w:val="0"/>
        <w:strike w:val="0"/>
        <w:shd w:val="clear" w:color="auto" w:fill="auto"/>
        <w:vertAlign w:val="baseline"/>
      </w:rPr>
    </w:lvl>
    <w:lvl w:ilvl="3">
      <w:start w:val="1"/>
      <w:numFmt w:val="decimal"/>
      <w:lvlText w:val="%1.%2.%3.%4."/>
      <w:lvlJc w:val="left"/>
      <w:pPr>
        <w:ind w:left="3510" w:hanging="1080"/>
      </w:pPr>
      <w:rPr>
        <w:smallCaps w:val="0"/>
        <w:strike w:val="0"/>
        <w:shd w:val="clear" w:color="auto" w:fill="auto"/>
        <w:vertAlign w:val="baseline"/>
      </w:rPr>
    </w:lvl>
    <w:lvl w:ilvl="4">
      <w:start w:val="1"/>
      <w:numFmt w:val="decimal"/>
      <w:lvlText w:val="%1.%2.%3.%4.%5."/>
      <w:lvlJc w:val="left"/>
      <w:pPr>
        <w:ind w:left="4680" w:hanging="1080"/>
      </w:pPr>
      <w:rPr>
        <w:smallCaps w:val="0"/>
        <w:strike w:val="0"/>
        <w:shd w:val="clear" w:color="auto" w:fill="auto"/>
        <w:vertAlign w:val="baseline"/>
      </w:rPr>
    </w:lvl>
    <w:lvl w:ilvl="5">
      <w:start w:val="1"/>
      <w:numFmt w:val="decimal"/>
      <w:lvlText w:val="%1.%2.%3.%4.%5.%6."/>
      <w:lvlJc w:val="left"/>
      <w:pPr>
        <w:ind w:left="6210" w:hanging="1440"/>
      </w:pPr>
      <w:rPr>
        <w:smallCaps w:val="0"/>
        <w:strike w:val="0"/>
        <w:shd w:val="clear" w:color="auto" w:fill="auto"/>
        <w:vertAlign w:val="baseline"/>
      </w:rPr>
    </w:lvl>
    <w:lvl w:ilvl="6">
      <w:start w:val="1"/>
      <w:numFmt w:val="decimal"/>
      <w:lvlText w:val="%1.%2.%3.%4.%5.%6.%7."/>
      <w:lvlJc w:val="left"/>
      <w:pPr>
        <w:ind w:left="7380" w:hanging="1440"/>
      </w:pPr>
      <w:rPr>
        <w:smallCaps w:val="0"/>
        <w:strike w:val="0"/>
        <w:shd w:val="clear" w:color="auto" w:fill="auto"/>
        <w:vertAlign w:val="baseline"/>
      </w:rPr>
    </w:lvl>
    <w:lvl w:ilvl="7">
      <w:start w:val="1"/>
      <w:numFmt w:val="decimal"/>
      <w:lvlText w:val="%1.%2.%3.%4.%5.%6.%7.%8."/>
      <w:lvlJc w:val="left"/>
      <w:pPr>
        <w:ind w:left="8910" w:hanging="1800"/>
      </w:pPr>
      <w:rPr>
        <w:smallCaps w:val="0"/>
        <w:strike w:val="0"/>
        <w:shd w:val="clear" w:color="auto" w:fill="auto"/>
        <w:vertAlign w:val="baseline"/>
      </w:rPr>
    </w:lvl>
    <w:lvl w:ilvl="8">
      <w:start w:val="1"/>
      <w:numFmt w:val="decimal"/>
      <w:lvlText w:val="%1.%2.%3.%4.%5.%6.%7.%8.%9."/>
      <w:lvlJc w:val="left"/>
      <w:pPr>
        <w:ind w:left="10080" w:hanging="1800"/>
      </w:pPr>
      <w:rPr>
        <w:smallCaps w:val="0"/>
        <w:strike w:val="0"/>
        <w:shd w:val="clear" w:color="auto" w:fill="auto"/>
        <w:vertAlign w:val="baseline"/>
      </w:rPr>
    </w:lvl>
  </w:abstractNum>
  <w:abstractNum w:abstractNumId="47" w15:restartNumberingAfterBreak="0">
    <w:nsid w:val="7CB2045B"/>
    <w:multiLevelType w:val="multilevel"/>
    <w:tmpl w:val="80664316"/>
    <w:lvl w:ilvl="0">
      <w:start w:val="8"/>
      <w:numFmt w:val="decimal"/>
      <w:lvlText w:val="%1."/>
      <w:lvlJc w:val="left"/>
      <w:pPr>
        <w:ind w:left="360" w:hanging="360"/>
      </w:pPr>
    </w:lvl>
    <w:lvl w:ilvl="1">
      <w:start w:val="1"/>
      <w:numFmt w:val="decimal"/>
      <w:lvlText w:val="%1.%2."/>
      <w:lvlJc w:val="left"/>
      <w:pPr>
        <w:ind w:left="1170" w:hanging="720"/>
      </w:pPr>
      <w:rPr>
        <w:b/>
        <w:bCs/>
      </w:rPr>
    </w:lvl>
    <w:lvl w:ilvl="2">
      <w:start w:val="1"/>
      <w:numFmt w:val="decimal"/>
      <w:lvlText w:val="%1.%2.%3."/>
      <w:lvlJc w:val="left"/>
      <w:pPr>
        <w:ind w:left="3240" w:hanging="720"/>
      </w:pPr>
    </w:lvl>
    <w:lvl w:ilvl="3">
      <w:start w:val="1"/>
      <w:numFmt w:val="decimal"/>
      <w:lvlText w:val="%1.%2.%3.%4."/>
      <w:lvlJc w:val="left"/>
      <w:pPr>
        <w:ind w:left="4860" w:hanging="1080"/>
      </w:pPr>
    </w:lvl>
    <w:lvl w:ilvl="4">
      <w:start w:val="1"/>
      <w:numFmt w:val="decimal"/>
      <w:lvlText w:val="%1.%2.%3.%4.%5."/>
      <w:lvlJc w:val="left"/>
      <w:pPr>
        <w:ind w:left="6120" w:hanging="1080"/>
      </w:pPr>
    </w:lvl>
    <w:lvl w:ilvl="5">
      <w:start w:val="1"/>
      <w:numFmt w:val="decimal"/>
      <w:lvlText w:val="%1.%2.%3.%4.%5.%6."/>
      <w:lvlJc w:val="left"/>
      <w:pPr>
        <w:ind w:left="7740" w:hanging="1440"/>
      </w:pPr>
    </w:lvl>
    <w:lvl w:ilvl="6">
      <w:start w:val="1"/>
      <w:numFmt w:val="decimal"/>
      <w:lvlText w:val="%1.%2.%3.%4.%5.%6.%7."/>
      <w:lvlJc w:val="left"/>
      <w:pPr>
        <w:ind w:left="9000" w:hanging="1440"/>
      </w:pPr>
    </w:lvl>
    <w:lvl w:ilvl="7">
      <w:start w:val="1"/>
      <w:numFmt w:val="decimal"/>
      <w:lvlText w:val="%1.%2.%3.%4.%5.%6.%7.%8."/>
      <w:lvlJc w:val="left"/>
      <w:pPr>
        <w:ind w:left="10620" w:hanging="1800"/>
      </w:pPr>
    </w:lvl>
    <w:lvl w:ilvl="8">
      <w:start w:val="1"/>
      <w:numFmt w:val="decimal"/>
      <w:lvlText w:val="%1.%2.%3.%4.%5.%6.%7.%8.%9."/>
      <w:lvlJc w:val="left"/>
      <w:pPr>
        <w:ind w:left="11880" w:hanging="1800"/>
      </w:pPr>
    </w:lvl>
  </w:abstractNum>
  <w:num w:numId="1" w16cid:durableId="2115788182">
    <w:abstractNumId w:val="34"/>
  </w:num>
  <w:num w:numId="2" w16cid:durableId="360402589">
    <w:abstractNumId w:val="45"/>
  </w:num>
  <w:num w:numId="3" w16cid:durableId="1134638720">
    <w:abstractNumId w:val="0"/>
  </w:num>
  <w:num w:numId="4" w16cid:durableId="1988124055">
    <w:abstractNumId w:val="13"/>
  </w:num>
  <w:num w:numId="5" w16cid:durableId="1822311616">
    <w:abstractNumId w:val="31"/>
  </w:num>
  <w:num w:numId="6" w16cid:durableId="1612085848">
    <w:abstractNumId w:val="26"/>
  </w:num>
  <w:num w:numId="7" w16cid:durableId="1779065510">
    <w:abstractNumId w:val="6"/>
  </w:num>
  <w:num w:numId="8" w16cid:durableId="699548842">
    <w:abstractNumId w:val="30"/>
  </w:num>
  <w:num w:numId="9" w16cid:durableId="1088190254">
    <w:abstractNumId w:val="37"/>
  </w:num>
  <w:num w:numId="10" w16cid:durableId="68698498">
    <w:abstractNumId w:val="32"/>
  </w:num>
  <w:num w:numId="11" w16cid:durableId="1178302000">
    <w:abstractNumId w:val="19"/>
  </w:num>
  <w:num w:numId="12" w16cid:durableId="1195339957">
    <w:abstractNumId w:val="5"/>
  </w:num>
  <w:num w:numId="13" w16cid:durableId="707949510">
    <w:abstractNumId w:val="10"/>
  </w:num>
  <w:num w:numId="14" w16cid:durableId="1213999921">
    <w:abstractNumId w:val="17"/>
  </w:num>
  <w:num w:numId="15" w16cid:durableId="518206186">
    <w:abstractNumId w:val="12"/>
  </w:num>
  <w:num w:numId="16" w16cid:durableId="1640571534">
    <w:abstractNumId w:val="47"/>
  </w:num>
  <w:num w:numId="17" w16cid:durableId="77093183">
    <w:abstractNumId w:val="9"/>
  </w:num>
  <w:num w:numId="18" w16cid:durableId="2068069000">
    <w:abstractNumId w:val="42"/>
  </w:num>
  <w:num w:numId="19" w16cid:durableId="784688840">
    <w:abstractNumId w:val="43"/>
  </w:num>
  <w:num w:numId="20" w16cid:durableId="2079014191">
    <w:abstractNumId w:val="18"/>
  </w:num>
  <w:num w:numId="21" w16cid:durableId="118498594">
    <w:abstractNumId w:val="1"/>
  </w:num>
  <w:num w:numId="22" w16cid:durableId="1742606342">
    <w:abstractNumId w:val="14"/>
  </w:num>
  <w:num w:numId="23" w16cid:durableId="1735276185">
    <w:abstractNumId w:val="38"/>
  </w:num>
  <w:num w:numId="24" w16cid:durableId="1124925847">
    <w:abstractNumId w:val="41"/>
  </w:num>
  <w:num w:numId="25" w16cid:durableId="285284064">
    <w:abstractNumId w:val="4"/>
  </w:num>
  <w:num w:numId="26" w16cid:durableId="1216088764">
    <w:abstractNumId w:val="36"/>
  </w:num>
  <w:num w:numId="27" w16cid:durableId="1643659463">
    <w:abstractNumId w:val="22"/>
  </w:num>
  <w:num w:numId="28" w16cid:durableId="689184119">
    <w:abstractNumId w:val="39"/>
  </w:num>
  <w:num w:numId="29" w16cid:durableId="1366367765">
    <w:abstractNumId w:val="2"/>
  </w:num>
  <w:num w:numId="30" w16cid:durableId="166211193">
    <w:abstractNumId w:val="15"/>
  </w:num>
  <w:num w:numId="31" w16cid:durableId="2064257850">
    <w:abstractNumId w:val="8"/>
  </w:num>
  <w:num w:numId="32" w16cid:durableId="1699770683">
    <w:abstractNumId w:val="20"/>
  </w:num>
  <w:num w:numId="33" w16cid:durableId="1884167761">
    <w:abstractNumId w:val="3"/>
  </w:num>
  <w:num w:numId="34" w16cid:durableId="1535582474">
    <w:abstractNumId w:val="21"/>
  </w:num>
  <w:num w:numId="35" w16cid:durableId="1510874575">
    <w:abstractNumId w:val="40"/>
  </w:num>
  <w:num w:numId="36" w16cid:durableId="105128330">
    <w:abstractNumId w:val="23"/>
  </w:num>
  <w:num w:numId="37" w16cid:durableId="389884979">
    <w:abstractNumId w:val="25"/>
  </w:num>
  <w:num w:numId="38" w16cid:durableId="1610549017">
    <w:abstractNumId w:val="7"/>
  </w:num>
  <w:num w:numId="39" w16cid:durableId="1768427094">
    <w:abstractNumId w:val="16"/>
  </w:num>
  <w:num w:numId="40" w16cid:durableId="1580166798">
    <w:abstractNumId w:val="33"/>
  </w:num>
  <w:num w:numId="41" w16cid:durableId="497699118">
    <w:abstractNumId w:val="35"/>
  </w:num>
  <w:num w:numId="42" w16cid:durableId="1122723031">
    <w:abstractNumId w:val="11"/>
  </w:num>
  <w:num w:numId="43" w16cid:durableId="2004044223">
    <w:abstractNumId w:val="46"/>
  </w:num>
  <w:num w:numId="44" w16cid:durableId="975717333">
    <w:abstractNumId w:val="28"/>
  </w:num>
  <w:num w:numId="45" w16cid:durableId="1824196681">
    <w:abstractNumId w:val="29"/>
  </w:num>
  <w:num w:numId="46" w16cid:durableId="2038192357">
    <w:abstractNumId w:val="44"/>
  </w:num>
  <w:num w:numId="47" w16cid:durableId="995299251">
    <w:abstractNumId w:val="27"/>
  </w:num>
  <w:num w:numId="48" w16cid:durableId="1951082759">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wyer">
    <w15:presenceInfo w15:providerId="None" w15:userId="Law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685"/>
    <w:rsid w:val="0011557B"/>
    <w:rsid w:val="002561DA"/>
    <w:rsid w:val="003C7B78"/>
    <w:rsid w:val="005A491E"/>
    <w:rsid w:val="005C0E49"/>
    <w:rsid w:val="00730F72"/>
    <w:rsid w:val="00B10685"/>
    <w:rsid w:val="00BB41E2"/>
    <w:rsid w:val="00BC676A"/>
    <w:rsid w:val="00BF6AD1"/>
    <w:rsid w:val="00C94710"/>
    <w:rsid w:val="00CB59D1"/>
    <w:rsid w:val="00E8140A"/>
    <w:rsid w:val="00FA65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62789"/>
  <w15:docId w15:val="{FAD3CD31-C83E-4051-85F8-4010772BE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5"/>
    <w:tblPr>
      <w:tblStyleRowBandSize w:val="1"/>
      <w:tblStyleColBandSize w:val="1"/>
      <w:tblCellMar>
        <w:left w:w="115" w:type="dxa"/>
        <w:right w:w="115" w:type="dxa"/>
      </w:tblCellMar>
    </w:tblPr>
  </w:style>
  <w:style w:type="table" w:customStyle="1" w:styleId="a0">
    <w:basedOn w:val="TableNormal5"/>
    <w:tblPr>
      <w:tblStyleRowBandSize w:val="1"/>
      <w:tblStyleColBandSize w:val="1"/>
      <w:tblCellMar>
        <w:left w:w="115" w:type="dxa"/>
        <w:right w:w="115" w:type="dxa"/>
      </w:tblCellMar>
    </w:tblPr>
  </w:style>
  <w:style w:type="table" w:customStyle="1" w:styleId="a1">
    <w:basedOn w:val="TableNormal5"/>
    <w:tblPr>
      <w:tblStyleRowBandSize w:val="1"/>
      <w:tblStyleColBandSize w:val="1"/>
      <w:tblCellMar>
        <w:top w:w="100" w:type="dxa"/>
        <w:left w:w="100" w:type="dxa"/>
        <w:bottom w:w="100" w:type="dxa"/>
        <w:right w:w="100" w:type="dxa"/>
      </w:tblCellMar>
    </w:tblPr>
  </w:style>
  <w:style w:type="table" w:customStyle="1" w:styleId="a2">
    <w:basedOn w:val="TableNormal5"/>
    <w:tblPr>
      <w:tblStyleRowBandSize w:val="1"/>
      <w:tblStyleColBandSize w:val="1"/>
      <w:tblCellMar>
        <w:top w:w="100" w:type="dxa"/>
        <w:left w:w="100" w:type="dxa"/>
        <w:bottom w:w="100" w:type="dxa"/>
        <w:right w:w="100" w:type="dxa"/>
      </w:tblCellMar>
    </w:tblPr>
  </w:style>
  <w:style w:type="table" w:customStyle="1" w:styleId="a3">
    <w:basedOn w:val="TableNormal5"/>
    <w:tblPr>
      <w:tblStyleRowBandSize w:val="1"/>
      <w:tblStyleColBandSize w:val="1"/>
      <w:tblCellMar>
        <w:top w:w="100" w:type="dxa"/>
        <w:left w:w="100" w:type="dxa"/>
        <w:bottom w:w="100" w:type="dxa"/>
        <w:right w:w="100" w:type="dxa"/>
      </w:tblCellMar>
    </w:tblPr>
  </w:style>
  <w:style w:type="table" w:customStyle="1" w:styleId="a4">
    <w:basedOn w:val="TableNormal5"/>
    <w:tblPr>
      <w:tblStyleRowBandSize w:val="1"/>
      <w:tblStyleColBandSize w:val="1"/>
      <w:tblCellMar>
        <w:top w:w="100" w:type="dxa"/>
        <w:left w:w="100" w:type="dxa"/>
        <w:bottom w:w="100" w:type="dxa"/>
        <w:right w:w="100" w:type="dxa"/>
      </w:tblCellMar>
    </w:tblPr>
  </w:style>
  <w:style w:type="table" w:customStyle="1" w:styleId="a5">
    <w:basedOn w:val="TableNormal5"/>
    <w:tblPr>
      <w:tblStyleRowBandSize w:val="1"/>
      <w:tblStyleColBandSize w:val="1"/>
      <w:tblCellMar>
        <w:left w:w="115" w:type="dxa"/>
        <w:right w:w="115" w:type="dxa"/>
      </w:tblCellMar>
    </w:tblPr>
  </w:style>
  <w:style w:type="table" w:customStyle="1" w:styleId="a6">
    <w:basedOn w:val="TableNormal5"/>
    <w:tblPr>
      <w:tblStyleRowBandSize w:val="1"/>
      <w:tblStyleColBandSize w:val="1"/>
      <w:tblCellMar>
        <w:left w:w="115" w:type="dxa"/>
        <w:right w:w="115" w:type="dxa"/>
      </w:tblCellMar>
    </w:tblPr>
  </w:style>
  <w:style w:type="table" w:customStyle="1" w:styleId="a7">
    <w:basedOn w:val="TableNormal5"/>
    <w:tblPr>
      <w:tblStyleRowBandSize w:val="1"/>
      <w:tblStyleColBandSize w:val="1"/>
      <w:tblCellMar>
        <w:top w:w="100" w:type="dxa"/>
        <w:left w:w="100" w:type="dxa"/>
        <w:bottom w:w="100" w:type="dxa"/>
        <w:right w:w="100" w:type="dxa"/>
      </w:tblCellMar>
    </w:tblPr>
  </w:style>
  <w:style w:type="table" w:customStyle="1" w:styleId="a8">
    <w:basedOn w:val="TableNormal5"/>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06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0632"/>
    <w:rPr>
      <w:rFonts w:ascii="Segoe UI" w:hAnsi="Segoe UI" w:cs="Segoe UI"/>
      <w:sz w:val="18"/>
      <w:szCs w:val="18"/>
    </w:rPr>
  </w:style>
  <w:style w:type="character" w:styleId="Hyperlink">
    <w:name w:val="Hyperlink"/>
    <w:basedOn w:val="DefaultParagraphFont"/>
    <w:uiPriority w:val="99"/>
    <w:unhideWhenUsed/>
    <w:rsid w:val="005D2AEB"/>
    <w:rPr>
      <w:color w:val="0000FF" w:themeColor="hyperlink"/>
      <w:u w:val="single"/>
    </w:rPr>
  </w:style>
  <w:style w:type="character" w:customStyle="1" w:styleId="1">
    <w:name w:val="Незакрита згадка1"/>
    <w:basedOn w:val="DefaultParagraphFont"/>
    <w:uiPriority w:val="99"/>
    <w:semiHidden/>
    <w:unhideWhenUsed/>
    <w:rsid w:val="005D2AE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C2980"/>
    <w:rPr>
      <w:b/>
      <w:bCs/>
    </w:rPr>
  </w:style>
  <w:style w:type="character" w:customStyle="1" w:styleId="CommentSubjectChar">
    <w:name w:val="Comment Subject Char"/>
    <w:basedOn w:val="CommentTextChar"/>
    <w:link w:val="CommentSubject"/>
    <w:uiPriority w:val="99"/>
    <w:semiHidden/>
    <w:rsid w:val="00EC2980"/>
    <w:rPr>
      <w:b/>
      <w:bCs/>
      <w:sz w:val="20"/>
      <w:szCs w:val="20"/>
    </w:rPr>
  </w:style>
  <w:style w:type="paragraph" w:styleId="Revision">
    <w:name w:val="Revision"/>
    <w:hidden/>
    <w:uiPriority w:val="99"/>
    <w:semiHidden/>
    <w:rsid w:val="00AD15AE"/>
  </w:style>
  <w:style w:type="paragraph" w:styleId="ListParagraph">
    <w:name w:val="List Paragraph"/>
    <w:basedOn w:val="Normal"/>
    <w:uiPriority w:val="34"/>
    <w:qFormat/>
    <w:rsid w:val="004F4198"/>
    <w:pPr>
      <w:ind w:left="720"/>
      <w:contextualSpacing/>
    </w:pPr>
  </w:style>
  <w:style w:type="character" w:styleId="Strong">
    <w:name w:val="Strong"/>
    <w:basedOn w:val="DefaultParagraphFont"/>
    <w:uiPriority w:val="22"/>
    <w:qFormat/>
    <w:rsid w:val="00FD162F"/>
    <w:rPr>
      <w:b/>
      <w:bCs/>
    </w:rPr>
  </w:style>
  <w:style w:type="paragraph" w:styleId="NormalWeb">
    <w:name w:val="Normal (Web)"/>
    <w:basedOn w:val="Normal"/>
    <w:uiPriority w:val="99"/>
    <w:unhideWhenUsed/>
    <w:rsid w:val="00327CF4"/>
    <w:pPr>
      <w:spacing w:before="100" w:beforeAutospacing="1" w:after="100" w:afterAutospacing="1"/>
    </w:pPr>
    <w:rPr>
      <w:lang w:val="en-US"/>
    </w:r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pBdr>
        <w:top w:val="nil"/>
        <w:left w:val="nil"/>
        <w:bottom w:val="nil"/>
        <w:right w:val="nil"/>
        <w:between w:val="nil"/>
      </w:pBdr>
      <w:spacing w:line="360" w:lineRule="auto"/>
    </w:pPr>
    <w:rPr>
      <w:rFonts w:ascii="Century Gothic" w:eastAsia="Century Gothic" w:hAnsi="Century Gothic" w:cs="Century Gothic"/>
      <w:color w:val="000000"/>
    </w:r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character" w:styleId="UnresolvedMention">
    <w:name w:val="Unresolved Mention"/>
    <w:basedOn w:val="DefaultParagraphFont"/>
    <w:uiPriority w:val="99"/>
    <w:semiHidden/>
    <w:unhideWhenUsed/>
    <w:rsid w:val="002561DA"/>
    <w:rPr>
      <w:color w:val="605E5C"/>
      <w:shd w:val="clear" w:color="auto" w:fill="E1DFDD"/>
    </w:rPr>
  </w:style>
  <w:style w:type="table" w:styleId="TableGrid">
    <w:name w:val="Table Grid"/>
    <w:basedOn w:val="TableNormal"/>
    <w:uiPriority w:val="39"/>
    <w:rsid w:val="002561DA"/>
    <w:rPr>
      <w:rFonts w:ascii="Calibri" w:eastAsia="Calibri" w:hAnsi="Calibri" w:cs="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awinsider.com/clause/non-circumv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1DbWkM8NOT81ZIoe9zrssFR2Q==">CgMxLjAaHwoBMBIaChgICVIUChJ0YWJsZS45aTNxMmRvZHo3aWcaHwoBMRIaChgICVIUChJ0YWJsZS5kaXhsbHVtNjU5aGIyDmguNnhkMXVlbnM5d3BtMg5oLnRyYnFieDJmOXhseTIOaC5hbmZ2dTU2aDlkOXgyDmgubHJjNGhjanY2NXZ1Mg5oLndyMW42Y2VqM2t1ZTIOaC50c2lvZXd1Zmw2OHEyDmguMWN0NHF2cmxuYnBnMg5oLmllaWJiYWZvb3BhODIOaC4yd3Y2NnpidWNjYjUyDmguYmx2NmhnejhvaTRhOAByITFvTEUxeHZtZU85RHJtbHFPWFM4M2UtaUZUNE04bzdv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6972</Words>
  <Characters>39747</Characters>
  <Application>Microsoft Office Word</Application>
  <DocSecurity>0</DocSecurity>
  <Lines>331</Lines>
  <Paragraphs>93</Paragraphs>
  <ScaleCrop>false</ScaleCrop>
  <Company/>
  <LinksUpToDate>false</LinksUpToDate>
  <CharactersWithSpaces>46626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Oluseyi Owolabi</cp:lastModifiedBy>
  <cp:revision>3</cp:revision>
  <dcterms:created xsi:type="dcterms:W3CDTF">2026-05-27T15:27:00Z</dcterms:created>
  <dcterms:modified xsi:type="dcterms:W3CDTF">2026-06-09T10:34:00Z</dcterms:modified>
</cp:coreProperties>
</file>