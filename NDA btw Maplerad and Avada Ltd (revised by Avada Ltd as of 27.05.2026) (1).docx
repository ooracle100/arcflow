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613E" w:rsidRDefault="00611E11">
      <w:pPr>
        <w:spacing w:after="0" w:line="240" w:lineRule="auto"/>
        <w:jc w:val="both"/>
        <w:rPr>
          <w:rFonts w:ascii="Book Antiqua" w:eastAsia="Book Antiqua" w:hAnsi="Book Antiqua" w:cs="Book Antiqua"/>
          <w:b/>
          <w:smallCaps/>
        </w:rPr>
      </w:pPr>
      <w:bookmarkStart w:id="0" w:name="_heading=h.gjdgxs" w:colFirst="0" w:colLast="0"/>
      <w:bookmarkEnd w:id="0"/>
      <w:r>
        <w:rPr>
          <w:rFonts w:ascii="Book Antiqua" w:eastAsia="Book Antiqua" w:hAnsi="Book Antiqua" w:cs="Book Antiqua"/>
          <w:b/>
          <w:smallCaps/>
        </w:rPr>
        <w:tab/>
      </w:r>
    </w:p>
    <w:p w14:paraId="00000002" w14:textId="77777777" w:rsidR="009F613E" w:rsidRDefault="009F613E">
      <w:pPr>
        <w:pBdr>
          <w:top w:val="single" w:sz="18" w:space="1" w:color="000000"/>
        </w:pBdr>
        <w:spacing w:after="0" w:line="240" w:lineRule="auto"/>
        <w:jc w:val="both"/>
        <w:rPr>
          <w:rFonts w:ascii="Book Antiqua" w:eastAsia="Book Antiqua" w:hAnsi="Book Antiqua" w:cs="Book Antiqua"/>
        </w:rPr>
      </w:pPr>
    </w:p>
    <w:p w14:paraId="00000003" w14:textId="77777777" w:rsidR="009F613E" w:rsidRDefault="009F613E">
      <w:pPr>
        <w:pBdr>
          <w:top w:val="single" w:sz="18" w:space="1" w:color="000000"/>
        </w:pBdr>
        <w:spacing w:after="0" w:line="240" w:lineRule="auto"/>
        <w:jc w:val="both"/>
        <w:rPr>
          <w:rFonts w:ascii="Book Antiqua" w:eastAsia="Book Antiqua" w:hAnsi="Book Antiqua" w:cs="Book Antiqua"/>
        </w:rPr>
      </w:pPr>
    </w:p>
    <w:p w14:paraId="00000004"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Book Antiqua" w:eastAsia="Book Antiqua" w:hAnsi="Book Antiqua" w:cs="Book Antiqua"/>
          <w:b/>
        </w:rPr>
      </w:pPr>
    </w:p>
    <w:p w14:paraId="00000005" w14:textId="77777777" w:rsidR="009F613E" w:rsidRDefault="00611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r>
        <w:rPr>
          <w:rFonts w:ascii="Book Antiqua" w:eastAsia="Book Antiqua" w:hAnsi="Book Antiqua" w:cs="Book Antiqua"/>
          <w:b/>
          <w:sz w:val="36"/>
          <w:szCs w:val="36"/>
        </w:rPr>
        <w:t>NON-DISCLOSURE &amp; CONFIDENTIALITY AGREEMENT</w:t>
      </w:r>
    </w:p>
    <w:p w14:paraId="00000006"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 Antiqua" w:eastAsia="Book Antiqua" w:hAnsi="Book Antiqua" w:cs="Book Antiqua"/>
          <w:b/>
          <w:sz w:val="36"/>
          <w:szCs w:val="36"/>
        </w:rPr>
      </w:pPr>
    </w:p>
    <w:p w14:paraId="00000007"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08"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09" w14:textId="77777777" w:rsidR="009F613E" w:rsidRDefault="00611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r>
        <w:rPr>
          <w:rFonts w:ascii="Book Antiqua" w:eastAsia="Book Antiqua" w:hAnsi="Book Antiqua" w:cs="Book Antiqua"/>
          <w:b/>
          <w:sz w:val="36"/>
          <w:szCs w:val="36"/>
        </w:rPr>
        <w:t>BETWEEN</w:t>
      </w:r>
    </w:p>
    <w:p w14:paraId="0000000A"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0B"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 Antiqua" w:eastAsia="Book Antiqua" w:hAnsi="Book Antiqua" w:cs="Book Antiqua"/>
          <w:b/>
          <w:sz w:val="36"/>
          <w:szCs w:val="36"/>
        </w:rPr>
      </w:pPr>
    </w:p>
    <w:p w14:paraId="0000000C"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0D" w14:textId="77777777" w:rsidR="009F613E" w:rsidRDefault="00611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r>
        <w:rPr>
          <w:rFonts w:ascii="Book Antiqua" w:eastAsia="Book Antiqua" w:hAnsi="Book Antiqua" w:cs="Book Antiqua"/>
          <w:b/>
          <w:sz w:val="36"/>
          <w:szCs w:val="36"/>
        </w:rPr>
        <w:t>MAPLERAD LIMITED</w:t>
      </w:r>
    </w:p>
    <w:p w14:paraId="0000000E"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0F"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 Antiqua" w:eastAsia="Book Antiqua" w:hAnsi="Book Antiqua" w:cs="Book Antiqua"/>
          <w:b/>
          <w:sz w:val="36"/>
          <w:szCs w:val="36"/>
        </w:rPr>
      </w:pPr>
    </w:p>
    <w:p w14:paraId="00000010"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11" w14:textId="77777777" w:rsidR="009F613E" w:rsidRDefault="00611E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r>
        <w:rPr>
          <w:rFonts w:ascii="Book Antiqua" w:eastAsia="Book Antiqua" w:hAnsi="Book Antiqua" w:cs="Book Antiqua"/>
          <w:b/>
          <w:sz w:val="36"/>
          <w:szCs w:val="36"/>
        </w:rPr>
        <w:t>AND</w:t>
      </w:r>
    </w:p>
    <w:p w14:paraId="00000012"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13"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0000014"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 Antiqua" w:eastAsia="Book Antiqua" w:hAnsi="Book Antiqua" w:cs="Book Antiqua"/>
          <w:b/>
          <w:sz w:val="36"/>
          <w:szCs w:val="36"/>
        </w:rPr>
      </w:pPr>
    </w:p>
    <w:p w14:paraId="00000015" w14:textId="77777777" w:rsidR="009F613E" w:rsidRDefault="009F6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 Antiqua" w:eastAsia="Book Antiqua" w:hAnsi="Book Antiqua" w:cs="Book Antiqua"/>
          <w:b/>
          <w:sz w:val="36"/>
          <w:szCs w:val="36"/>
        </w:rPr>
      </w:pPr>
    </w:p>
    <w:p w14:paraId="08936246" w14:textId="77777777" w:rsidR="009F613E" w:rsidRDefault="00611E11">
      <w:pPr>
        <w:spacing w:after="0" w:line="240" w:lineRule="auto"/>
        <w:jc w:val="center"/>
        <w:rPr>
          <w:del w:id="1" w:author="Lawyer" w:date="2026-05-27T18:20:00Z" w16du:dateUtc="2026-05-27T15:20:00Z"/>
          <w:rFonts w:ascii="Book Antiqua" w:eastAsia="Book Antiqua" w:hAnsi="Book Antiqua" w:cs="Book Antiqua"/>
          <w:b/>
          <w:sz w:val="32"/>
          <w:szCs w:val="32"/>
        </w:rPr>
      </w:pPr>
      <w:del w:id="2" w:author="Lawyer" w:date="2026-05-27T18:20:00Z" w16du:dateUtc="2026-05-27T15:20:00Z">
        <w:r>
          <w:rPr>
            <w:rFonts w:ascii="Book Antiqua" w:eastAsia="Book Antiqua" w:hAnsi="Book Antiqua" w:cs="Book Antiqua"/>
            <w:b/>
            <w:sz w:val="32"/>
            <w:szCs w:val="32"/>
            <w:highlight w:val="yellow"/>
          </w:rPr>
          <w:delText>{INSERT COMPANY NAME}</w:delText>
        </w:r>
      </w:del>
    </w:p>
    <w:p w14:paraId="00000016" w14:textId="6CF79A0B" w:rsidR="009F613E" w:rsidRDefault="00611E11">
      <w:pPr>
        <w:spacing w:after="0" w:line="240" w:lineRule="auto"/>
        <w:jc w:val="center"/>
        <w:rPr>
          <w:ins w:id="3" w:author="Lawyer" w:date="2026-05-27T18:20:00Z" w16du:dateUtc="2026-05-27T15:20:00Z"/>
          <w:rFonts w:ascii="Book Antiqua" w:eastAsia="Book Antiqua" w:hAnsi="Book Antiqua" w:cs="Book Antiqua"/>
          <w:b/>
          <w:sz w:val="32"/>
          <w:szCs w:val="32"/>
        </w:rPr>
      </w:pPr>
      <w:ins w:id="4" w:author="Lawyer" w:date="2026-05-27T18:20:00Z" w16du:dateUtc="2026-05-27T15:20:00Z">
        <w:r>
          <w:rPr>
            <w:rFonts w:ascii="Book Antiqua" w:eastAsia="Book Antiqua" w:hAnsi="Book Antiqua" w:cs="Book Antiqua"/>
            <w:b/>
            <w:sz w:val="32"/>
            <w:szCs w:val="32"/>
          </w:rPr>
          <w:t>AVADA LTD</w:t>
        </w:r>
      </w:ins>
    </w:p>
    <w:p w14:paraId="00000017" w14:textId="77777777" w:rsidR="009F613E" w:rsidRDefault="009F613E">
      <w:pPr>
        <w:spacing w:after="0" w:line="240" w:lineRule="auto"/>
        <w:jc w:val="center"/>
        <w:rPr>
          <w:rFonts w:ascii="Book Antiqua" w:eastAsia="Book Antiqua" w:hAnsi="Book Antiqua" w:cs="Book Antiqua"/>
          <w:b/>
          <w:sz w:val="32"/>
          <w:szCs w:val="32"/>
        </w:rPr>
      </w:pPr>
    </w:p>
    <w:p w14:paraId="00000018" w14:textId="77777777" w:rsidR="009F613E" w:rsidRDefault="009F613E">
      <w:pPr>
        <w:spacing w:after="0" w:line="240" w:lineRule="auto"/>
        <w:jc w:val="center"/>
        <w:rPr>
          <w:rFonts w:ascii="Book Antiqua" w:eastAsia="Book Antiqua" w:hAnsi="Book Antiqua" w:cs="Book Antiqua"/>
          <w:b/>
          <w:sz w:val="32"/>
          <w:szCs w:val="32"/>
        </w:rPr>
      </w:pPr>
    </w:p>
    <w:p w14:paraId="00000019" w14:textId="77777777" w:rsidR="009F613E" w:rsidRDefault="009F613E">
      <w:pPr>
        <w:spacing w:after="0" w:line="240" w:lineRule="auto"/>
        <w:jc w:val="center"/>
        <w:rPr>
          <w:rFonts w:ascii="Book Antiqua" w:eastAsia="Book Antiqua" w:hAnsi="Book Antiqua" w:cs="Book Antiqua"/>
          <w:b/>
          <w:sz w:val="32"/>
          <w:szCs w:val="32"/>
        </w:rPr>
      </w:pPr>
    </w:p>
    <w:p w14:paraId="0000001A" w14:textId="77777777" w:rsidR="009F613E" w:rsidRDefault="009F613E">
      <w:pPr>
        <w:spacing w:after="0" w:line="240" w:lineRule="auto"/>
        <w:jc w:val="center"/>
        <w:rPr>
          <w:rFonts w:ascii="Book Antiqua" w:eastAsia="Book Antiqua" w:hAnsi="Book Antiqua" w:cs="Book Antiqua"/>
          <w:b/>
          <w:sz w:val="32"/>
          <w:szCs w:val="32"/>
        </w:rPr>
      </w:pPr>
    </w:p>
    <w:p w14:paraId="0000001B" w14:textId="77777777" w:rsidR="009F613E" w:rsidRDefault="009F613E">
      <w:pPr>
        <w:spacing w:after="0" w:line="240" w:lineRule="auto"/>
        <w:jc w:val="center"/>
        <w:rPr>
          <w:rFonts w:ascii="Book Antiqua" w:eastAsia="Book Antiqua" w:hAnsi="Book Antiqua" w:cs="Book Antiqua"/>
          <w:sz w:val="24"/>
          <w:szCs w:val="24"/>
        </w:rPr>
      </w:pPr>
    </w:p>
    <w:p w14:paraId="0000001C" w14:textId="77777777" w:rsidR="009F613E" w:rsidRDefault="009F613E">
      <w:pPr>
        <w:pBdr>
          <w:top w:val="single" w:sz="18" w:space="1" w:color="000000"/>
        </w:pBdr>
        <w:spacing w:after="0" w:line="240" w:lineRule="auto"/>
        <w:jc w:val="center"/>
        <w:rPr>
          <w:rFonts w:ascii="Book Antiqua" w:eastAsia="Book Antiqua" w:hAnsi="Book Antiqua" w:cs="Book Antiqua"/>
          <w:sz w:val="32"/>
          <w:szCs w:val="32"/>
        </w:rPr>
      </w:pPr>
    </w:p>
    <w:p w14:paraId="0000001D" w14:textId="77777777" w:rsidR="009F613E" w:rsidRDefault="009F613E">
      <w:pPr>
        <w:tabs>
          <w:tab w:val="left" w:pos="-720"/>
        </w:tabs>
        <w:spacing w:after="0" w:line="240" w:lineRule="auto"/>
        <w:jc w:val="center"/>
        <w:rPr>
          <w:rFonts w:ascii="Book Antiqua" w:eastAsia="Book Antiqua" w:hAnsi="Book Antiqua" w:cs="Book Antiqua"/>
          <w:sz w:val="32"/>
          <w:szCs w:val="32"/>
        </w:rPr>
      </w:pPr>
    </w:p>
    <w:p w14:paraId="0000001E" w14:textId="77777777" w:rsidR="009F613E" w:rsidRDefault="009F613E">
      <w:pPr>
        <w:spacing w:line="240" w:lineRule="auto"/>
        <w:jc w:val="center"/>
        <w:rPr>
          <w:rFonts w:ascii="Book Antiqua" w:eastAsia="Book Antiqua" w:hAnsi="Book Antiqua" w:cs="Book Antiqua"/>
          <w:sz w:val="32"/>
          <w:szCs w:val="32"/>
        </w:rPr>
      </w:pPr>
    </w:p>
    <w:p w14:paraId="0000001F" w14:textId="0D398AC0" w:rsidR="009F613E" w:rsidRDefault="00611E11">
      <w:pPr>
        <w:spacing w:line="240" w:lineRule="auto"/>
        <w:ind w:left="-270"/>
        <w:jc w:val="both"/>
        <w:rPr>
          <w:rFonts w:ascii="Book Antiqua" w:eastAsia="Book Antiqua" w:hAnsi="Book Antiqua" w:cs="Book Antiqua"/>
        </w:rPr>
      </w:pPr>
      <w:r>
        <w:br w:type="page"/>
      </w:r>
      <w:r>
        <w:rPr>
          <w:rFonts w:ascii="Book Antiqua" w:eastAsia="Book Antiqua" w:hAnsi="Book Antiqua" w:cs="Book Antiqua"/>
          <w:b/>
        </w:rPr>
        <w:lastRenderedPageBreak/>
        <w:t xml:space="preserve">THIS NON-DISCLOSURE &amp; CONFIDENTIALITY AGREEMENT </w:t>
      </w:r>
      <w:r>
        <w:rPr>
          <w:rFonts w:ascii="Book Antiqua" w:eastAsia="Book Antiqua" w:hAnsi="Book Antiqua" w:cs="Book Antiqua"/>
        </w:rPr>
        <w:t>(“the Agreement”) is made this ………… day of …………………… 2026</w:t>
      </w:r>
    </w:p>
    <w:p w14:paraId="00000020" w14:textId="77777777" w:rsidR="009F613E" w:rsidRDefault="00611E11">
      <w:pPr>
        <w:tabs>
          <w:tab w:val="left" w:pos="9000"/>
        </w:tabs>
        <w:spacing w:line="240" w:lineRule="auto"/>
        <w:ind w:left="-284"/>
        <w:jc w:val="both"/>
        <w:rPr>
          <w:rFonts w:ascii="Book Antiqua" w:eastAsia="Book Antiqua" w:hAnsi="Book Antiqua" w:cs="Book Antiqua"/>
          <w:b/>
        </w:rPr>
      </w:pPr>
      <w:r>
        <w:rPr>
          <w:rFonts w:ascii="Book Antiqua" w:eastAsia="Book Antiqua" w:hAnsi="Book Antiqua" w:cs="Book Antiqua"/>
          <w:b/>
        </w:rPr>
        <w:t>Between</w:t>
      </w:r>
    </w:p>
    <w:p w14:paraId="00000021" w14:textId="77777777" w:rsidR="009F613E" w:rsidRDefault="00611E11">
      <w:pPr>
        <w:spacing w:after="0" w:line="240" w:lineRule="auto"/>
        <w:ind w:left="-288"/>
        <w:jc w:val="both"/>
        <w:rPr>
          <w:rFonts w:ascii="Book Antiqua" w:eastAsia="Book Antiqua" w:hAnsi="Book Antiqua" w:cs="Book Antiqua"/>
          <w:b/>
        </w:rPr>
      </w:pPr>
      <w:r>
        <w:rPr>
          <w:rFonts w:ascii="Book Antiqua" w:eastAsia="Book Antiqua" w:hAnsi="Book Antiqua" w:cs="Book Antiqua"/>
          <w:b/>
        </w:rPr>
        <w:t>MAPLERAD LIMITED</w:t>
      </w:r>
      <w:r>
        <w:rPr>
          <w:rFonts w:ascii="Book Antiqua" w:eastAsia="Book Antiqua" w:hAnsi="Book Antiqua" w:cs="Book Antiqua"/>
        </w:rPr>
        <w:t xml:space="preserve">, a company registered under the laws of the Federal Republic of Nigeria, with its registered address at 42, Local Airport Road, Ikeja, Lagos (hereinafter referred to as </w:t>
      </w:r>
      <w:r>
        <w:rPr>
          <w:rFonts w:ascii="Book Antiqua" w:eastAsia="Book Antiqua" w:hAnsi="Book Antiqua" w:cs="Book Antiqua"/>
          <w:b/>
        </w:rPr>
        <w:t>“MAPLERAD”</w:t>
      </w:r>
      <w:r>
        <w:rPr>
          <w:rFonts w:ascii="Book Antiqua" w:eastAsia="Book Antiqua" w:hAnsi="Book Antiqua" w:cs="Book Antiqua"/>
        </w:rPr>
        <w:t xml:space="preserve"> which expression shall where the context so admits include its successors-in-title, subsidiaries, affiliated companies, and assigns) of the </w:t>
      </w:r>
      <w:r>
        <w:rPr>
          <w:rFonts w:ascii="Book Antiqua" w:eastAsia="Book Antiqua" w:hAnsi="Book Antiqua" w:cs="Book Antiqua"/>
          <w:b/>
        </w:rPr>
        <w:t>one part</w:t>
      </w:r>
    </w:p>
    <w:p w14:paraId="00000022" w14:textId="77777777" w:rsidR="009F613E" w:rsidRDefault="009F613E">
      <w:pPr>
        <w:spacing w:after="0" w:line="240" w:lineRule="auto"/>
        <w:ind w:left="-288"/>
        <w:jc w:val="both"/>
        <w:rPr>
          <w:rFonts w:ascii="Book Antiqua" w:eastAsia="Book Antiqua" w:hAnsi="Book Antiqua" w:cs="Book Antiqua"/>
          <w:b/>
        </w:rPr>
      </w:pPr>
    </w:p>
    <w:p w14:paraId="00000023" w14:textId="77777777" w:rsidR="009F613E" w:rsidRDefault="00611E11">
      <w:pPr>
        <w:spacing w:after="0" w:line="240" w:lineRule="auto"/>
        <w:ind w:left="-288"/>
        <w:jc w:val="both"/>
        <w:rPr>
          <w:rFonts w:ascii="Book Antiqua" w:eastAsia="Book Antiqua" w:hAnsi="Book Antiqua" w:cs="Book Antiqua"/>
          <w:b/>
        </w:rPr>
      </w:pPr>
      <w:r>
        <w:rPr>
          <w:rFonts w:ascii="Book Antiqua" w:eastAsia="Book Antiqua" w:hAnsi="Book Antiqua" w:cs="Book Antiqua"/>
          <w:b/>
        </w:rPr>
        <w:t>And</w:t>
      </w:r>
    </w:p>
    <w:p w14:paraId="00000024" w14:textId="77777777" w:rsidR="009F613E" w:rsidRDefault="009F613E">
      <w:pPr>
        <w:spacing w:after="0" w:line="240" w:lineRule="auto"/>
        <w:ind w:left="-288"/>
        <w:jc w:val="both"/>
        <w:rPr>
          <w:rFonts w:ascii="Book Antiqua" w:eastAsia="Book Antiqua" w:hAnsi="Book Antiqua" w:cs="Book Antiqua"/>
          <w:b/>
        </w:rPr>
      </w:pPr>
    </w:p>
    <w:p w14:paraId="00000025" w14:textId="2A632684" w:rsidR="009F613E" w:rsidRDefault="00611E11">
      <w:pPr>
        <w:spacing w:after="0" w:line="240" w:lineRule="auto"/>
        <w:ind w:left="-288"/>
        <w:jc w:val="both"/>
        <w:rPr>
          <w:rFonts w:ascii="Book Antiqua" w:eastAsia="Book Antiqua" w:hAnsi="Book Antiqua" w:cs="Book Antiqua"/>
          <w:b/>
        </w:rPr>
      </w:pPr>
      <w:bookmarkStart w:id="5" w:name="_heading=h.30j0zll" w:colFirst="0" w:colLast="0"/>
      <w:bookmarkEnd w:id="5"/>
      <w:del w:id="6" w:author="Lawyer" w:date="2026-05-27T18:20:00Z" w16du:dateUtc="2026-05-27T15:20:00Z">
        <w:r>
          <w:rPr>
            <w:rFonts w:ascii="Book Antiqua" w:eastAsia="Book Antiqua" w:hAnsi="Book Antiqua" w:cs="Book Antiqua"/>
            <w:b/>
            <w:highlight w:val="yellow"/>
          </w:rPr>
          <w:delText>{INSERT COMPANY NAME}</w:delText>
        </w:r>
        <w:r>
          <w:rPr>
            <w:rFonts w:ascii="Book Antiqua" w:eastAsia="Book Antiqua" w:hAnsi="Book Antiqua" w:cs="Book Antiqua"/>
            <w:highlight w:val="yellow"/>
          </w:rPr>
          <w:delText>,</w:delText>
        </w:r>
      </w:del>
      <w:ins w:id="7" w:author="Lawyer" w:date="2026-05-27T18:20:00Z" w16du:dateUtc="2026-05-27T15:20:00Z">
        <w:r>
          <w:rPr>
            <w:rFonts w:ascii="Book Antiqua" w:eastAsia="Book Antiqua" w:hAnsi="Book Antiqua" w:cs="Book Antiqua"/>
            <w:b/>
          </w:rPr>
          <w:t>Avada Ltd</w:t>
        </w:r>
        <w:r>
          <w:rPr>
            <w:rFonts w:ascii="Book Antiqua" w:eastAsia="Book Antiqua" w:hAnsi="Book Antiqua" w:cs="Book Antiqua"/>
            <w:highlight w:val="yellow"/>
          </w:rPr>
          <w:t>,</w:t>
        </w:r>
      </w:ins>
      <w:r>
        <w:rPr>
          <w:rFonts w:ascii="Book Antiqua" w:eastAsia="Book Antiqua" w:hAnsi="Book Antiqua" w:cs="Book Antiqua"/>
          <w:b/>
        </w:rPr>
        <w:t xml:space="preserve"> </w:t>
      </w:r>
      <w:r>
        <w:rPr>
          <w:rFonts w:ascii="Book Antiqua" w:eastAsia="Book Antiqua" w:hAnsi="Book Antiqua" w:cs="Book Antiqua"/>
        </w:rPr>
        <w:t xml:space="preserve">a company incorporated under the laws of </w:t>
      </w:r>
      <w:del w:id="8" w:author="Lawyer" w:date="2026-05-27T18:20:00Z" w16du:dateUtc="2026-05-27T15:20:00Z">
        <w:r>
          <w:rPr>
            <w:rFonts w:ascii="Book Antiqua" w:eastAsia="Book Antiqua" w:hAnsi="Book Antiqua" w:cs="Book Antiqua"/>
          </w:rPr>
          <w:delText>{insert jurisdiction},</w:delText>
        </w:r>
      </w:del>
      <w:ins w:id="9" w:author="Lawyer" w:date="2026-05-27T18:20:00Z" w16du:dateUtc="2026-05-27T15:20:00Z">
        <w:r>
          <w:t>the International Business Companies Act, 2016 of the Republic of Seychelles (IBC No. 248411),</w:t>
        </w:r>
      </w:ins>
      <w:r>
        <w:rPr>
          <w:rPrChange w:id="10" w:author="Lawyer" w:date="2026-05-27T18:20:00Z" w16du:dateUtc="2026-05-27T15:20:00Z">
            <w:rPr>
              <w:rFonts w:ascii="Book Antiqua" w:hAnsi="Book Antiqua"/>
            </w:rPr>
          </w:rPrChange>
        </w:rPr>
        <w:t xml:space="preserve"> with its office address </w:t>
      </w:r>
      <w:r w:rsidRPr="006D50E8">
        <w:rPr>
          <w:rPrChange w:id="11" w:author="Lawyer" w:date="2026-05-27T18:20:00Z" w16du:dateUtc="2026-05-27T15:20:00Z">
            <w:rPr>
              <w:rFonts w:ascii="Book Antiqua" w:hAnsi="Book Antiqua"/>
            </w:rPr>
          </w:rPrChange>
        </w:rPr>
        <w:t xml:space="preserve">at </w:t>
      </w:r>
      <w:del w:id="12" w:author="Lawyer" w:date="2026-05-27T18:20:00Z" w16du:dateUtc="2026-05-27T15:20:00Z">
        <w:r>
          <w:rPr>
            <w:rFonts w:ascii="Book Antiqua" w:eastAsia="Book Antiqua" w:hAnsi="Book Antiqua" w:cs="Book Antiqua"/>
            <w:b/>
          </w:rPr>
          <w:delText>{</w:delText>
        </w:r>
        <w:r>
          <w:rPr>
            <w:rFonts w:ascii="Book Antiqua" w:eastAsia="Book Antiqua" w:hAnsi="Book Antiqua" w:cs="Book Antiqua"/>
            <w:b/>
            <w:highlight w:val="yellow"/>
          </w:rPr>
          <w:delText>insert office address</w:delText>
        </w:r>
        <w:r>
          <w:rPr>
            <w:rFonts w:ascii="Book Antiqua" w:eastAsia="Book Antiqua" w:hAnsi="Book Antiqua" w:cs="Book Antiqua"/>
            <w:b/>
          </w:rPr>
          <w:delText>}</w:delText>
        </w:r>
        <w:r>
          <w:rPr>
            <w:rFonts w:ascii="Book Antiqua" w:eastAsia="Book Antiqua" w:hAnsi="Book Antiqua" w:cs="Book Antiqua"/>
          </w:rPr>
          <w:delText>,</w:delText>
        </w:r>
      </w:del>
      <w:ins w:id="13" w:author="Lawyer" w:date="2026-05-27T18:20:00Z" w16du:dateUtc="2026-05-27T15:20:00Z">
        <w:r w:rsidRPr="006D50E8">
          <w:rPr>
            <w:rFonts w:ascii="Book Antiqua" w:eastAsia="Book Antiqua" w:hAnsi="Book Antiqua" w:cs="Book Antiqua"/>
          </w:rPr>
          <w:t>Suite 3, 1st Floor, La Ciotat Building, Mont Fleuri, Mahe, Seychelles,</w:t>
        </w:r>
      </w:ins>
      <w:r w:rsidRPr="006D50E8">
        <w:rPr>
          <w:rFonts w:ascii="Book Antiqua" w:eastAsia="Book Antiqua" w:hAnsi="Book Antiqua" w:cs="Book Antiqua"/>
        </w:rPr>
        <w:t xml:space="preserve"> (hereinafter referred to as</w:t>
      </w:r>
      <w:r>
        <w:rPr>
          <w:rFonts w:ascii="Book Antiqua" w:eastAsia="Book Antiqua" w:hAnsi="Book Antiqua" w:cs="Book Antiqua"/>
        </w:rPr>
        <w:t xml:space="preserve"> </w:t>
      </w:r>
      <w:r>
        <w:rPr>
          <w:rFonts w:ascii="Book Antiqua" w:eastAsia="Book Antiqua" w:hAnsi="Book Antiqua" w:cs="Book Antiqua"/>
          <w:b/>
        </w:rPr>
        <w:t>“CLIENT”</w:t>
      </w:r>
      <w:r>
        <w:rPr>
          <w:rFonts w:ascii="Book Antiqua" w:eastAsia="Book Antiqua" w:hAnsi="Book Antiqua" w:cs="Book Antiqua"/>
        </w:rPr>
        <w:t xml:space="preserve"> which expression shall where the context so admits include its successors-in-title, subsidiaries, affiliated companies, and assigns) of t</w:t>
      </w:r>
      <w:r w:rsidRPr="006D50E8">
        <w:rPr>
          <w:rFonts w:ascii="Book Antiqua" w:eastAsia="Book Antiqua" w:hAnsi="Book Antiqua" w:cs="Book Antiqua"/>
        </w:rPr>
        <w:t xml:space="preserve">he </w:t>
      </w:r>
      <w:r w:rsidRPr="006D50E8">
        <w:rPr>
          <w:rFonts w:ascii="Book Antiqua" w:hAnsi="Book Antiqua"/>
          <w:rPrChange w:id="14" w:author="Lawyer" w:date="2026-05-27T18:20:00Z" w16du:dateUtc="2026-05-27T15:20:00Z">
            <w:rPr>
              <w:rFonts w:ascii="Book Antiqua" w:hAnsi="Book Antiqua"/>
              <w:b/>
            </w:rPr>
          </w:rPrChange>
        </w:rPr>
        <w:t>other part.</w:t>
      </w:r>
    </w:p>
    <w:p w14:paraId="00000026" w14:textId="77777777" w:rsidR="009F613E" w:rsidRDefault="00611E11">
      <w:pPr>
        <w:spacing w:before="280" w:after="280" w:line="240" w:lineRule="auto"/>
        <w:ind w:left="-284"/>
        <w:jc w:val="both"/>
        <w:rPr>
          <w:rFonts w:ascii="Book Antiqua" w:eastAsia="Book Antiqua" w:hAnsi="Book Antiqua" w:cs="Book Antiqua"/>
        </w:rPr>
      </w:pPr>
      <w:r>
        <w:rPr>
          <w:rFonts w:ascii="Book Antiqua" w:eastAsia="Book Antiqua" w:hAnsi="Book Antiqua" w:cs="Book Antiqua"/>
          <w:b/>
        </w:rPr>
        <w:t>MAPLERAD</w:t>
      </w:r>
      <w:r>
        <w:rPr>
          <w:rFonts w:ascii="Book Antiqua" w:eastAsia="Book Antiqua" w:hAnsi="Book Antiqua" w:cs="Book Antiqua"/>
        </w:rPr>
        <w:t xml:space="preserve"> and</w:t>
      </w:r>
      <w:r>
        <w:rPr>
          <w:rFonts w:ascii="Book Antiqua" w:eastAsia="Book Antiqua" w:hAnsi="Book Antiqua" w:cs="Book Antiqua"/>
          <w:b/>
        </w:rPr>
        <w:t xml:space="preserve"> CLIENT are</w:t>
      </w:r>
      <w:r>
        <w:rPr>
          <w:rFonts w:ascii="Book Antiqua" w:eastAsia="Book Antiqua" w:hAnsi="Book Antiqua" w:cs="Book Antiqua"/>
        </w:rPr>
        <w:t xml:space="preserve"> hereinafter referred to individually as a “</w:t>
      </w:r>
      <w:r>
        <w:rPr>
          <w:rFonts w:ascii="Book Antiqua" w:eastAsia="Book Antiqua" w:hAnsi="Book Antiqua" w:cs="Book Antiqua"/>
          <w:b/>
        </w:rPr>
        <w:t>Party</w:t>
      </w:r>
      <w:r>
        <w:rPr>
          <w:rFonts w:ascii="Book Antiqua" w:eastAsia="Book Antiqua" w:hAnsi="Book Antiqua" w:cs="Book Antiqua"/>
        </w:rPr>
        <w:t>” and together as the “</w:t>
      </w:r>
      <w:r>
        <w:rPr>
          <w:rFonts w:ascii="Book Antiqua" w:eastAsia="Book Antiqua" w:hAnsi="Book Antiqua" w:cs="Book Antiqua"/>
          <w:b/>
        </w:rPr>
        <w:t>Parties</w:t>
      </w:r>
      <w:r>
        <w:rPr>
          <w:rFonts w:ascii="Book Antiqua" w:eastAsia="Book Antiqua" w:hAnsi="Book Antiqua" w:cs="Book Antiqua"/>
        </w:rPr>
        <w:t>”.</w:t>
      </w:r>
    </w:p>
    <w:p w14:paraId="00000027" w14:textId="77777777" w:rsidR="009F613E" w:rsidRDefault="00611E11">
      <w:pPr>
        <w:tabs>
          <w:tab w:val="left" w:pos="8160"/>
        </w:tabs>
        <w:spacing w:before="280" w:after="280" w:line="240" w:lineRule="auto"/>
        <w:ind w:left="-284"/>
        <w:jc w:val="both"/>
        <w:rPr>
          <w:rFonts w:ascii="Book Antiqua" w:eastAsia="Book Antiqua" w:hAnsi="Book Antiqua" w:cs="Book Antiqua"/>
        </w:rPr>
      </w:pPr>
      <w:r>
        <w:rPr>
          <w:rFonts w:ascii="Book Antiqua" w:eastAsia="Book Antiqua" w:hAnsi="Book Antiqua" w:cs="Book Antiqua"/>
          <w:b/>
        </w:rPr>
        <w:t>WHEREAS:</w:t>
      </w:r>
      <w:r>
        <w:rPr>
          <w:rFonts w:ascii="Book Antiqua" w:eastAsia="Book Antiqua" w:hAnsi="Book Antiqua" w:cs="Book Antiqua"/>
          <w:b/>
        </w:rPr>
        <w:tab/>
      </w:r>
    </w:p>
    <w:p w14:paraId="00000028" w14:textId="77777777" w:rsidR="009F613E" w:rsidRDefault="00611E11">
      <w:pPr>
        <w:numPr>
          <w:ilvl w:val="0"/>
          <w:numId w:val="5"/>
        </w:numPr>
        <w:pBdr>
          <w:top w:val="nil"/>
          <w:left w:val="nil"/>
          <w:bottom w:val="nil"/>
          <w:right w:val="nil"/>
          <w:between w:val="nil"/>
        </w:pBdr>
        <w:spacing w:after="0" w:line="240" w:lineRule="auto"/>
        <w:ind w:left="72"/>
        <w:rPr>
          <w:rFonts w:ascii="Times New Roman" w:eastAsia="Times New Roman" w:hAnsi="Times New Roman" w:cs="Times New Roman"/>
          <w:b/>
          <w:color w:val="000000"/>
          <w:sz w:val="24"/>
          <w:szCs w:val="24"/>
        </w:rPr>
      </w:pPr>
      <w:r>
        <w:rPr>
          <w:rFonts w:ascii="Book Antiqua" w:eastAsia="Book Antiqua" w:hAnsi="Book Antiqua" w:cs="Book Antiqua"/>
          <w:color w:val="000000"/>
        </w:rPr>
        <w:t xml:space="preserve">MAPLERAD </w:t>
      </w:r>
      <w:r>
        <w:rPr>
          <w:rFonts w:ascii="Times New Roman" w:eastAsia="Times New Roman" w:hAnsi="Times New Roman" w:cs="Times New Roman"/>
          <w:color w:val="000000"/>
          <w:sz w:val="24"/>
          <w:szCs w:val="24"/>
        </w:rPr>
        <w:t xml:space="preserve">is a financial technology platform enabling businesses and consumers to move money freely and create virtual cards and global accounts. </w:t>
      </w:r>
    </w:p>
    <w:p w14:paraId="00000029" w14:textId="77777777" w:rsidR="009F613E" w:rsidRDefault="009F613E">
      <w:pPr>
        <w:pBdr>
          <w:top w:val="nil"/>
          <w:left w:val="nil"/>
          <w:bottom w:val="nil"/>
          <w:right w:val="nil"/>
          <w:between w:val="nil"/>
        </w:pBdr>
        <w:spacing w:after="0" w:line="240" w:lineRule="auto"/>
        <w:ind w:left="72"/>
        <w:rPr>
          <w:rFonts w:ascii="Times New Roman" w:eastAsia="Times New Roman" w:hAnsi="Times New Roman" w:cs="Times New Roman"/>
          <w:b/>
          <w:color w:val="000000"/>
          <w:sz w:val="24"/>
          <w:szCs w:val="24"/>
        </w:rPr>
      </w:pPr>
    </w:p>
    <w:p w14:paraId="192DBA20" w14:textId="77777777" w:rsidR="009F613E" w:rsidRDefault="00611E11">
      <w:pPr>
        <w:numPr>
          <w:ilvl w:val="0"/>
          <w:numId w:val="5"/>
        </w:numPr>
        <w:pBdr>
          <w:top w:val="nil"/>
          <w:left w:val="nil"/>
          <w:bottom w:val="nil"/>
          <w:right w:val="nil"/>
          <w:between w:val="nil"/>
        </w:pBdr>
        <w:spacing w:after="0" w:line="240" w:lineRule="auto"/>
        <w:ind w:left="72"/>
        <w:rPr>
          <w:del w:id="15" w:author="Lawyer" w:date="2026-05-27T18:20:00Z" w16du:dateUtc="2026-05-27T15:20:00Z"/>
          <w:rFonts w:ascii="Times New Roman" w:eastAsia="Times New Roman" w:hAnsi="Times New Roman" w:cs="Times New Roman"/>
          <w:b/>
          <w:color w:val="000000"/>
          <w:sz w:val="24"/>
          <w:szCs w:val="24"/>
        </w:rPr>
      </w:pPr>
      <w:del w:id="16" w:author="Lawyer" w:date="2026-05-27T18:20:00Z" w16du:dateUtc="2026-05-27T15:20:00Z">
        <w:r>
          <w:rPr>
            <w:rFonts w:ascii="Book Antiqua" w:eastAsia="Book Antiqua" w:hAnsi="Book Antiqua" w:cs="Book Antiqua"/>
            <w:color w:val="000000"/>
            <w:sz w:val="24"/>
            <w:szCs w:val="24"/>
            <w:highlight w:val="white"/>
          </w:rPr>
          <w:delText xml:space="preserve"> CLIENT is a </w:delText>
        </w:r>
        <w:r>
          <w:rPr>
            <w:rFonts w:ascii="Book Antiqua" w:eastAsia="Book Antiqua" w:hAnsi="Book Antiqua" w:cs="Book Antiqua"/>
            <w:b/>
            <w:color w:val="000000"/>
            <w:sz w:val="24"/>
            <w:szCs w:val="24"/>
            <w:highlight w:val="white"/>
          </w:rPr>
          <w:delText>{</w:delText>
        </w:r>
        <w:r>
          <w:rPr>
            <w:rFonts w:ascii="Book Antiqua" w:eastAsia="Book Antiqua" w:hAnsi="Book Antiqua" w:cs="Book Antiqua"/>
            <w:b/>
            <w:color w:val="000000"/>
            <w:sz w:val="24"/>
            <w:szCs w:val="24"/>
            <w:highlight w:val="yellow"/>
          </w:rPr>
          <w:delText>Insert Business Description</w:delText>
        </w:r>
        <w:r>
          <w:rPr>
            <w:rFonts w:ascii="Book Antiqua" w:eastAsia="Book Antiqua" w:hAnsi="Book Antiqua" w:cs="Book Antiqua"/>
            <w:b/>
            <w:color w:val="000000"/>
            <w:sz w:val="24"/>
            <w:szCs w:val="24"/>
            <w:highlight w:val="white"/>
          </w:rPr>
          <w:delText>}</w:delText>
        </w:r>
      </w:del>
    </w:p>
    <w:p w14:paraId="0000002A" w14:textId="729F3C34" w:rsidR="009F613E" w:rsidRDefault="00611E11">
      <w:pPr>
        <w:numPr>
          <w:ilvl w:val="0"/>
          <w:numId w:val="5"/>
        </w:numPr>
        <w:pBdr>
          <w:top w:val="nil"/>
          <w:left w:val="nil"/>
          <w:bottom w:val="nil"/>
          <w:right w:val="nil"/>
          <w:between w:val="nil"/>
        </w:pBdr>
        <w:spacing w:after="0" w:line="240" w:lineRule="auto"/>
        <w:ind w:left="72"/>
        <w:rPr>
          <w:ins w:id="17" w:author="Lawyer" w:date="2026-05-27T18:20:00Z" w16du:dateUtc="2026-05-27T15:20:00Z"/>
          <w:rFonts w:ascii="Times New Roman" w:eastAsia="Times New Roman" w:hAnsi="Times New Roman" w:cs="Times New Roman"/>
          <w:b/>
          <w:color w:val="000000"/>
          <w:sz w:val="24"/>
          <w:szCs w:val="24"/>
        </w:rPr>
      </w:pPr>
      <w:ins w:id="18" w:author="Lawyer" w:date="2026-05-27T18:20:00Z" w16du:dateUtc="2026-05-27T15:20:00Z">
        <w:r>
          <w:rPr>
            <w:rFonts w:ascii="Book Antiqua" w:eastAsia="Book Antiqua" w:hAnsi="Book Antiqua" w:cs="Book Antiqua"/>
            <w:color w:val="000000"/>
            <w:sz w:val="24"/>
            <w:szCs w:val="24"/>
            <w:highlight w:val="white"/>
          </w:rPr>
          <w:t xml:space="preserve"> CLIENT is a</w:t>
        </w:r>
        <w:r>
          <w:rPr>
            <w:rFonts w:ascii="Book Antiqua" w:eastAsia="Book Antiqua" w:hAnsi="Book Antiqua" w:cs="Book Antiqua"/>
            <w:b/>
            <w:color w:val="000000"/>
            <w:sz w:val="24"/>
            <w:szCs w:val="24"/>
          </w:rPr>
          <w:t>a fintech company incorporated under the International Business Companies Act, 2016 of the Republic of Seychelles (IBC No. 248411), providing cross-border payment solutions, multi-currency accounts, and digital payment infrastructure services to businesses and consumers across multiple jurisdictions</w:t>
        </w:r>
      </w:ins>
    </w:p>
    <w:p w14:paraId="0000002B" w14:textId="77777777" w:rsidR="009F613E" w:rsidRDefault="009F613E">
      <w:pPr>
        <w:pBdr>
          <w:top w:val="nil"/>
          <w:left w:val="nil"/>
          <w:bottom w:val="nil"/>
          <w:right w:val="nil"/>
          <w:between w:val="nil"/>
        </w:pBdr>
        <w:spacing w:after="0"/>
        <w:ind w:left="720"/>
        <w:rPr>
          <w:b/>
          <w:color w:val="000000"/>
        </w:rPr>
      </w:pPr>
    </w:p>
    <w:p w14:paraId="0000002C" w14:textId="77777777" w:rsidR="009F613E" w:rsidRDefault="00611E11">
      <w:pPr>
        <w:numPr>
          <w:ilvl w:val="0"/>
          <w:numId w:val="5"/>
        </w:numPr>
        <w:pBdr>
          <w:top w:val="nil"/>
          <w:left w:val="nil"/>
          <w:bottom w:val="nil"/>
          <w:right w:val="nil"/>
          <w:between w:val="nil"/>
        </w:pBdr>
        <w:spacing w:after="240" w:line="240" w:lineRule="auto"/>
        <w:ind w:left="90"/>
        <w:jc w:val="both"/>
        <w:rPr>
          <w:rFonts w:ascii="Book Antiqua" w:eastAsia="Book Antiqua" w:hAnsi="Book Antiqua" w:cs="Book Antiqua"/>
          <w:color w:val="000000"/>
          <w:highlight w:val="white"/>
        </w:rPr>
      </w:pPr>
      <w:r>
        <w:rPr>
          <w:rFonts w:ascii="Book Antiqua" w:eastAsia="Book Antiqua" w:hAnsi="Book Antiqua" w:cs="Book Antiqua"/>
          <w:color w:val="000000"/>
          <w:highlight w:val="white"/>
        </w:rPr>
        <w:t>The Parties intend to discuss a business opportunity, relating to CLIENT’s utilization of MAPLERAD's API Services for the benefit of CLIENT’s customers. (“</w:t>
      </w:r>
      <w:r>
        <w:rPr>
          <w:rFonts w:ascii="Book Antiqua" w:eastAsia="Book Antiqua" w:hAnsi="Book Antiqua" w:cs="Book Antiqua"/>
          <w:b/>
          <w:color w:val="000000"/>
          <w:highlight w:val="white"/>
        </w:rPr>
        <w:t>Business Relationship</w:t>
      </w:r>
      <w:r>
        <w:rPr>
          <w:rFonts w:ascii="Book Antiqua" w:eastAsia="Book Antiqua" w:hAnsi="Book Antiqua" w:cs="Book Antiqua"/>
          <w:color w:val="000000"/>
          <w:highlight w:val="white"/>
        </w:rPr>
        <w:t>”). It is expected that Confidential Information will be disclosed by the Parties in furtherance of the Business Relationship.</w:t>
      </w:r>
    </w:p>
    <w:p w14:paraId="0000002D" w14:textId="77777777" w:rsidR="009F613E" w:rsidRDefault="00611E11">
      <w:pPr>
        <w:numPr>
          <w:ilvl w:val="0"/>
          <w:numId w:val="5"/>
        </w:numPr>
        <w:spacing w:before="100" w:after="240" w:line="240" w:lineRule="auto"/>
        <w:ind w:left="72"/>
        <w:jc w:val="both"/>
        <w:rPr>
          <w:rFonts w:ascii="Book Antiqua" w:eastAsia="Book Antiqua" w:hAnsi="Book Antiqua" w:cs="Book Antiqua"/>
          <w:highlight w:val="white"/>
        </w:rPr>
      </w:pPr>
      <w:r>
        <w:rPr>
          <w:rFonts w:ascii="Book Antiqua" w:eastAsia="Book Antiqua" w:hAnsi="Book Antiqua" w:cs="Book Antiqua"/>
          <w:highlight w:val="white"/>
        </w:rPr>
        <w:t>In anticipation of the Business Relationship, it is agreed that any sensitive and Confidential Information disclosed by either Party should be protected in accordance with the terms of this Agreement.</w:t>
      </w:r>
    </w:p>
    <w:p w14:paraId="0000002E" w14:textId="77777777" w:rsidR="009F613E" w:rsidRDefault="00611E11">
      <w:pPr>
        <w:numPr>
          <w:ilvl w:val="0"/>
          <w:numId w:val="6"/>
        </w:numPr>
        <w:pBdr>
          <w:top w:val="nil"/>
          <w:left w:val="nil"/>
          <w:bottom w:val="nil"/>
          <w:right w:val="nil"/>
          <w:between w:val="nil"/>
        </w:pBdr>
        <w:spacing w:after="0" w:line="276" w:lineRule="auto"/>
        <w:ind w:left="-142" w:hanging="283"/>
        <w:rPr>
          <w:rFonts w:ascii="Book Antiqua" w:eastAsia="Book Antiqua" w:hAnsi="Book Antiqua" w:cs="Book Antiqua"/>
          <w:b/>
          <w:color w:val="000000"/>
          <w:u w:val="single"/>
        </w:rPr>
      </w:pPr>
      <w:r>
        <w:rPr>
          <w:rFonts w:ascii="Book Antiqua" w:eastAsia="Book Antiqua" w:hAnsi="Book Antiqua" w:cs="Book Antiqua"/>
          <w:b/>
          <w:color w:val="000000"/>
          <w:u w:val="single"/>
        </w:rPr>
        <w:t>Definitions &amp; Interpretations</w:t>
      </w:r>
    </w:p>
    <w:p w14:paraId="0000002F" w14:textId="77777777" w:rsidR="009F613E" w:rsidRDefault="00611E11">
      <w:pPr>
        <w:pBdr>
          <w:top w:val="nil"/>
          <w:left w:val="nil"/>
          <w:bottom w:val="nil"/>
          <w:right w:val="nil"/>
          <w:between w:val="nil"/>
        </w:pBdr>
        <w:ind w:left="-142"/>
        <w:jc w:val="both"/>
        <w:rPr>
          <w:rFonts w:ascii="Book Antiqua" w:eastAsia="Book Antiqua" w:hAnsi="Book Antiqua" w:cs="Book Antiqua"/>
          <w:color w:val="000000"/>
        </w:rPr>
      </w:pPr>
      <w:r>
        <w:rPr>
          <w:rFonts w:ascii="Book Antiqua" w:eastAsia="Book Antiqua" w:hAnsi="Book Antiqua" w:cs="Book Antiqua"/>
          <w:color w:val="000000"/>
        </w:rPr>
        <w:t>In this Agreement, unless the context otherwise requires, the following words and expressions shall have the following meanings:</w:t>
      </w:r>
    </w:p>
    <w:p w14:paraId="00000030" w14:textId="77777777" w:rsidR="009F613E" w:rsidRDefault="00611E11">
      <w:pPr>
        <w:spacing w:after="0" w:line="276" w:lineRule="auto"/>
        <w:ind w:left="-142"/>
        <w:rPr>
          <w:rFonts w:ascii="Arial Narrow" w:eastAsia="Arial Narrow" w:hAnsi="Arial Narrow" w:cs="Arial Narrow"/>
          <w:sz w:val="24"/>
          <w:szCs w:val="24"/>
        </w:rPr>
      </w:pPr>
      <w:r>
        <w:rPr>
          <w:rFonts w:ascii="Book Antiqua" w:eastAsia="Book Antiqua" w:hAnsi="Book Antiqua" w:cs="Book Antiqua"/>
          <w:b/>
        </w:rPr>
        <w:t>“Agreement</w:t>
      </w:r>
      <w:r>
        <w:rPr>
          <w:rFonts w:ascii="Book Antiqua" w:eastAsia="Book Antiqua" w:hAnsi="Book Antiqua" w:cs="Book Antiqua"/>
        </w:rPr>
        <w:t>” means this Non-Disclosure &amp; Confidentiality Agreement.</w:t>
      </w:r>
    </w:p>
    <w:p w14:paraId="00000031" w14:textId="77777777" w:rsidR="009F613E" w:rsidRDefault="009F613E">
      <w:pPr>
        <w:spacing w:after="0" w:line="276" w:lineRule="auto"/>
        <w:ind w:left="-142"/>
        <w:rPr>
          <w:rFonts w:ascii="Arial Narrow" w:eastAsia="Arial Narrow" w:hAnsi="Arial Narrow" w:cs="Arial Narrow"/>
          <w:sz w:val="24"/>
          <w:szCs w:val="24"/>
        </w:rPr>
      </w:pPr>
    </w:p>
    <w:p w14:paraId="00000032" w14:textId="77777777" w:rsidR="009F613E" w:rsidRDefault="00611E11">
      <w:pPr>
        <w:spacing w:after="0" w:line="276" w:lineRule="auto"/>
        <w:ind w:left="-142"/>
        <w:jc w:val="both"/>
        <w:rPr>
          <w:rFonts w:ascii="Book Antiqua" w:eastAsia="Book Antiqua" w:hAnsi="Book Antiqua" w:cs="Book Antiqua"/>
        </w:rPr>
      </w:pPr>
      <w:r>
        <w:rPr>
          <w:rFonts w:ascii="Book Antiqua" w:eastAsia="Book Antiqua" w:hAnsi="Book Antiqua" w:cs="Book Antiqua"/>
          <w:b/>
        </w:rPr>
        <w:t>“Affiliate”</w:t>
      </w:r>
      <w:r>
        <w:rPr>
          <w:rFonts w:ascii="Book Antiqua" w:eastAsia="Book Antiqua" w:hAnsi="Book Antiqua" w:cs="Book Antiqua"/>
        </w:rPr>
        <w:t xml:space="preserve"> means any person, partnership, joint venture, corporation or other form of enterprise, domestic or foreign, including but not limited to subsidiaries and parent companies </w:t>
      </w:r>
      <w:r>
        <w:rPr>
          <w:rFonts w:ascii="Book Antiqua" w:eastAsia="Book Antiqua" w:hAnsi="Book Antiqua" w:cs="Book Antiqua"/>
        </w:rPr>
        <w:lastRenderedPageBreak/>
        <w:t>that directly or indirectly control, are controlled by, or are under common control with the Parties.</w:t>
      </w:r>
    </w:p>
    <w:p w14:paraId="00000033" w14:textId="77777777" w:rsidR="009F613E" w:rsidRDefault="009F613E">
      <w:pPr>
        <w:spacing w:after="0" w:line="276" w:lineRule="auto"/>
        <w:ind w:left="-142"/>
        <w:jc w:val="both"/>
        <w:rPr>
          <w:rFonts w:ascii="Book Antiqua" w:eastAsia="Book Antiqua" w:hAnsi="Book Antiqua" w:cs="Book Antiqua"/>
        </w:rPr>
      </w:pPr>
    </w:p>
    <w:p w14:paraId="00000034" w14:textId="77777777" w:rsidR="009F613E" w:rsidRDefault="00611E11">
      <w:pPr>
        <w:spacing w:after="0" w:line="276" w:lineRule="auto"/>
        <w:ind w:left="-142"/>
        <w:jc w:val="both"/>
        <w:rPr>
          <w:rFonts w:ascii="Book Antiqua" w:eastAsia="Book Antiqua" w:hAnsi="Book Antiqua" w:cs="Book Antiqua"/>
        </w:rPr>
      </w:pPr>
      <w:r>
        <w:rPr>
          <w:rFonts w:ascii="Book Antiqua" w:eastAsia="Book Antiqua" w:hAnsi="Book Antiqua" w:cs="Book Antiqua"/>
          <w:b/>
        </w:rPr>
        <w:t>"API"</w:t>
      </w:r>
      <w:r>
        <w:rPr>
          <w:rFonts w:ascii="Book Antiqua" w:eastAsia="Book Antiqua" w:hAnsi="Book Antiqua" w:cs="Book Antiqua"/>
        </w:rPr>
        <w:t xml:space="preserve"> means Application Programming Interface, which is a set of programming instructions and standards for accessing a web-based software application or web tool.</w:t>
      </w:r>
    </w:p>
    <w:p w14:paraId="00000035" w14:textId="77777777" w:rsidR="009F613E" w:rsidRDefault="00611E11">
      <w:pPr>
        <w:spacing w:after="0" w:line="276" w:lineRule="auto"/>
        <w:ind w:left="-142"/>
        <w:jc w:val="both"/>
        <w:rPr>
          <w:rFonts w:ascii="Book Antiqua" w:eastAsia="Book Antiqua" w:hAnsi="Book Antiqua" w:cs="Book Antiqua"/>
        </w:rPr>
      </w:pPr>
      <w:r>
        <w:rPr>
          <w:rFonts w:ascii="Book Antiqua" w:eastAsia="Book Antiqua" w:hAnsi="Book Antiqua" w:cs="Book Antiqua"/>
          <w:b/>
        </w:rPr>
        <w:t>"API Services"</w:t>
      </w:r>
      <w:r>
        <w:rPr>
          <w:rFonts w:ascii="Book Antiqua" w:eastAsia="Book Antiqua" w:hAnsi="Book Antiqua" w:cs="Book Antiqua"/>
        </w:rPr>
        <w:t xml:space="preserve"> means any of the following services MAPLERAD offers through its APIs: Bills Payment, Wallet Services, Virtual Cards, FX Conversion, And Multi-Currency Wallet.</w:t>
      </w:r>
    </w:p>
    <w:p w14:paraId="00000036" w14:textId="77777777" w:rsidR="009F613E" w:rsidRDefault="009F613E">
      <w:pPr>
        <w:spacing w:after="0" w:line="276" w:lineRule="auto"/>
        <w:ind w:left="-142"/>
        <w:jc w:val="both"/>
        <w:rPr>
          <w:rFonts w:ascii="Book Antiqua" w:eastAsia="Book Antiqua" w:hAnsi="Book Antiqua" w:cs="Book Antiqua"/>
        </w:rPr>
      </w:pPr>
    </w:p>
    <w:p w14:paraId="00000037" w14:textId="77777777" w:rsidR="009F613E" w:rsidRDefault="00611E11">
      <w:pPr>
        <w:spacing w:after="0" w:line="276" w:lineRule="auto"/>
        <w:ind w:left="-142"/>
        <w:jc w:val="both"/>
        <w:rPr>
          <w:rFonts w:ascii="Book Antiqua" w:eastAsia="Book Antiqua" w:hAnsi="Book Antiqua" w:cs="Book Antiqua"/>
        </w:rPr>
      </w:pPr>
      <w:r>
        <w:rPr>
          <w:rFonts w:ascii="Book Antiqua" w:eastAsia="Book Antiqua" w:hAnsi="Book Antiqua" w:cs="Book Antiqua"/>
        </w:rPr>
        <w:t>“</w:t>
      </w:r>
      <w:r>
        <w:rPr>
          <w:rFonts w:ascii="Book Antiqua" w:eastAsia="Book Antiqua" w:hAnsi="Book Antiqua" w:cs="Book Antiqua"/>
          <w:b/>
        </w:rPr>
        <w:t>Business Day</w:t>
      </w:r>
      <w:r>
        <w:rPr>
          <w:rFonts w:ascii="Book Antiqua" w:eastAsia="Book Antiqua" w:hAnsi="Book Antiqua" w:cs="Book Antiqua"/>
        </w:rPr>
        <w:t>” means a day which is not a Saturday, Sunday or nationwide public holiday in Nigeria.</w:t>
      </w:r>
    </w:p>
    <w:p w14:paraId="00000038" w14:textId="77777777" w:rsidR="009F613E" w:rsidRDefault="009F613E">
      <w:pPr>
        <w:spacing w:after="0" w:line="276" w:lineRule="auto"/>
        <w:ind w:left="-142"/>
        <w:jc w:val="both"/>
        <w:rPr>
          <w:rFonts w:ascii="Book Antiqua" w:eastAsia="Book Antiqua" w:hAnsi="Book Antiqua" w:cs="Book Antiqua"/>
        </w:rPr>
      </w:pPr>
    </w:p>
    <w:p w14:paraId="00000039" w14:textId="77777777" w:rsidR="009F613E" w:rsidRDefault="00611E11">
      <w:pPr>
        <w:spacing w:after="0" w:line="276" w:lineRule="auto"/>
        <w:ind w:left="-142"/>
        <w:jc w:val="both"/>
        <w:rPr>
          <w:rFonts w:ascii="Book Antiqua" w:eastAsia="Book Antiqua" w:hAnsi="Book Antiqua" w:cs="Book Antiqua"/>
        </w:rPr>
      </w:pPr>
      <w:r>
        <w:rPr>
          <w:rFonts w:ascii="Book Antiqua" w:eastAsia="Book Antiqua" w:hAnsi="Book Antiqua" w:cs="Book Antiqua"/>
        </w:rPr>
        <w:t>“</w:t>
      </w:r>
      <w:r>
        <w:rPr>
          <w:rFonts w:ascii="Book Antiqua" w:eastAsia="Book Antiqua" w:hAnsi="Book Antiqua" w:cs="Book Antiqua"/>
          <w:b/>
        </w:rPr>
        <w:t>Disclosing Party</w:t>
      </w:r>
      <w:r>
        <w:rPr>
          <w:rFonts w:ascii="Book Antiqua" w:eastAsia="Book Antiqua" w:hAnsi="Book Antiqua" w:cs="Book Antiqua"/>
        </w:rPr>
        <w:t>” and “</w:t>
      </w:r>
      <w:r>
        <w:rPr>
          <w:rFonts w:ascii="Book Antiqua" w:eastAsia="Book Antiqua" w:hAnsi="Book Antiqua" w:cs="Book Antiqua"/>
          <w:b/>
        </w:rPr>
        <w:t>Receiving Party</w:t>
      </w:r>
      <w:r>
        <w:rPr>
          <w:rFonts w:ascii="Book Antiqua" w:eastAsia="Book Antiqua" w:hAnsi="Book Antiqua" w:cs="Book Antiqua"/>
        </w:rPr>
        <w:t>” refer interchangeably to a Party disclosing and the other Party receiving any Confidential Information under this Agreement.</w:t>
      </w:r>
    </w:p>
    <w:p w14:paraId="0000003A" w14:textId="77777777" w:rsidR="009F613E" w:rsidRDefault="009F613E">
      <w:pPr>
        <w:spacing w:after="0" w:line="276" w:lineRule="auto"/>
        <w:ind w:left="-142"/>
        <w:jc w:val="both"/>
        <w:rPr>
          <w:rFonts w:ascii="Book Antiqua" w:eastAsia="Book Antiqua" w:hAnsi="Book Antiqua" w:cs="Book Antiqua"/>
        </w:rPr>
      </w:pPr>
    </w:p>
    <w:p w14:paraId="0000003B" w14:textId="77777777" w:rsidR="009F613E" w:rsidRDefault="00611E11">
      <w:pPr>
        <w:spacing w:after="0" w:line="240" w:lineRule="auto"/>
        <w:ind w:left="-142"/>
        <w:jc w:val="both"/>
        <w:rPr>
          <w:rFonts w:ascii="Book Antiqua" w:eastAsia="Book Antiqua" w:hAnsi="Book Antiqua" w:cs="Book Antiqua"/>
        </w:rPr>
      </w:pPr>
      <w:r>
        <w:rPr>
          <w:rFonts w:ascii="Book Antiqua" w:eastAsia="Book Antiqua" w:hAnsi="Book Antiqua" w:cs="Book Antiqua"/>
          <w:b/>
        </w:rPr>
        <w:t>“Intellectual Property Rights”</w:t>
      </w:r>
      <w:r>
        <w:rPr>
          <w:rFonts w:ascii="Book Antiqua" w:eastAsia="Book Antiqua" w:hAnsi="Book Antiqua" w:cs="Book Antiqua"/>
        </w:rPr>
        <w:t xml:space="preserve"> means all present and future worldwide patents, trademarks, service marks, trade names, good will, registered designs, design rights, database rights, copyrights, inventions, rights in computer software and other forms of intellectual or industrial property and all registrations, applications, renewals, extensions, combinations, divisions, or re-issues of the forCLIENTing.</w:t>
      </w:r>
    </w:p>
    <w:p w14:paraId="0000003C" w14:textId="77777777" w:rsidR="009F613E" w:rsidRDefault="009F613E">
      <w:pPr>
        <w:spacing w:after="0" w:line="240" w:lineRule="auto"/>
        <w:ind w:left="-142"/>
        <w:jc w:val="both"/>
        <w:rPr>
          <w:rFonts w:ascii="Book Antiqua" w:eastAsia="Book Antiqua" w:hAnsi="Book Antiqua" w:cs="Book Antiqua"/>
          <w:b/>
        </w:rPr>
      </w:pPr>
    </w:p>
    <w:p w14:paraId="0000003D" w14:textId="77777777" w:rsidR="009F613E" w:rsidRDefault="00611E11">
      <w:pPr>
        <w:numPr>
          <w:ilvl w:val="0"/>
          <w:numId w:val="6"/>
        </w:numPr>
        <w:spacing w:after="0" w:line="240" w:lineRule="auto"/>
        <w:ind w:left="-142" w:hanging="283"/>
        <w:jc w:val="both"/>
        <w:rPr>
          <w:rFonts w:ascii="Book Antiqua" w:eastAsia="Book Antiqua" w:hAnsi="Book Antiqua" w:cs="Book Antiqua"/>
          <w:b/>
        </w:rPr>
      </w:pPr>
      <w:r>
        <w:rPr>
          <w:rFonts w:ascii="Book Antiqua" w:eastAsia="Book Antiqua" w:hAnsi="Book Antiqua" w:cs="Book Antiqua"/>
          <w:b/>
        </w:rPr>
        <w:t>Confidential/Disclosure Parameters</w:t>
      </w:r>
    </w:p>
    <w:p w14:paraId="0000003E" w14:textId="77777777" w:rsidR="009F613E" w:rsidRDefault="009F613E">
      <w:pPr>
        <w:spacing w:after="0" w:line="240" w:lineRule="auto"/>
        <w:ind w:left="-142"/>
        <w:jc w:val="both"/>
        <w:rPr>
          <w:rFonts w:ascii="Book Antiqua" w:eastAsia="Book Antiqua" w:hAnsi="Book Antiqua" w:cs="Book Antiqua"/>
          <w:sz w:val="10"/>
          <w:szCs w:val="10"/>
        </w:rPr>
      </w:pPr>
    </w:p>
    <w:p w14:paraId="0000003F" w14:textId="77777777" w:rsidR="009F613E" w:rsidRDefault="00611E11">
      <w:pPr>
        <w:spacing w:after="0" w:line="240" w:lineRule="auto"/>
        <w:ind w:left="-142"/>
        <w:jc w:val="both"/>
        <w:rPr>
          <w:rFonts w:ascii="Book Antiqua" w:eastAsia="Book Antiqua" w:hAnsi="Book Antiqua" w:cs="Book Antiqua"/>
          <w:b/>
        </w:rPr>
      </w:pPr>
      <w:r>
        <w:rPr>
          <w:rFonts w:ascii="Book Antiqua" w:eastAsia="Book Antiqua" w:hAnsi="Book Antiqua" w:cs="Book Antiqua"/>
        </w:rPr>
        <w:t>For purposes of this Agreement, “</w:t>
      </w:r>
      <w:r>
        <w:rPr>
          <w:rFonts w:ascii="Book Antiqua" w:eastAsia="Book Antiqua" w:hAnsi="Book Antiqua" w:cs="Book Antiqua"/>
          <w:b/>
        </w:rPr>
        <w:t>Confidential Information</w:t>
      </w:r>
      <w:r>
        <w:rPr>
          <w:rFonts w:ascii="Book Antiqua" w:eastAsia="Book Antiqua" w:hAnsi="Book Antiqua" w:cs="Book Antiqua"/>
        </w:rPr>
        <w:t xml:space="preserve">” shall include all confidential, proprietary or sensitive information of the Disclosing Party and or any information relating to the Business Relationship, whether tangible or intangible, oral or written, including any information which may have been disclosed by the Disclosing Party to the Receiving Party prior to and after the execution of this Agreement. It shall also include without limitation information relating to and or including released or unreleased software or hardware products, the marketing or promotion of products, business plans, practices or policies, trade secrets, source code, object code, patents, inventions, firmware, designs, formulas, specifications, financial information and projections, numbers, lists of suppliers and potential suppliers, lists of customers and potential customers, equipment lists, employee lists, names and telephone numbers of investors, borrowers, lenders, agents, brokers, banks, lending corporations, individuals and/or trusts, or buyers and sellers or any commercial, financial, technical, operational or other information which concerns the business and affairs of the Disclosing Party, management methods, know-how, working methods, processes, procedures, manufacturing techniques, operating techniques, and all manuals, documents, reports, spread sheets, files, market information, capital structures, customer agreements, projections, computer disks and tapes (whether machine or user readable) and other written or electronic information pertaining thereto disclosed to the Receiving Party. </w:t>
      </w:r>
    </w:p>
    <w:p w14:paraId="00000040" w14:textId="77777777" w:rsidR="009F613E" w:rsidRDefault="00611E11">
      <w:pPr>
        <w:spacing w:line="240" w:lineRule="auto"/>
        <w:ind w:left="-142"/>
        <w:jc w:val="both"/>
        <w:rPr>
          <w:rFonts w:ascii="Book Antiqua" w:eastAsia="Book Antiqua" w:hAnsi="Book Antiqua" w:cs="Book Antiqua"/>
        </w:rPr>
      </w:pPr>
      <w:r>
        <w:rPr>
          <w:rFonts w:ascii="Book Antiqua" w:eastAsia="Book Antiqua" w:hAnsi="Book Antiqua" w:cs="Book Antiqua"/>
        </w:rPr>
        <w:t>The confidential obligations in this Agreement shall not apply to any Confidential Information which:</w:t>
      </w:r>
    </w:p>
    <w:p w14:paraId="00000041" w14:textId="77777777" w:rsidR="009F613E" w:rsidRDefault="00611E11">
      <w:pPr>
        <w:numPr>
          <w:ilvl w:val="1"/>
          <w:numId w:val="7"/>
        </w:numPr>
        <w:spacing w:after="0" w:line="240" w:lineRule="auto"/>
        <w:jc w:val="both"/>
        <w:rPr>
          <w:rFonts w:ascii="Book Antiqua" w:eastAsia="Book Antiqua" w:hAnsi="Book Antiqua" w:cs="Book Antiqua"/>
        </w:rPr>
      </w:pPr>
      <w:r>
        <w:rPr>
          <w:rFonts w:ascii="Book Antiqua" w:eastAsia="Book Antiqua" w:hAnsi="Book Antiqua" w:cs="Book Antiqua"/>
        </w:rPr>
        <w:t>is lawfully in the possession of the Receiving Party prior to disclosure by the Disclosing Party; or</w:t>
      </w:r>
    </w:p>
    <w:p w14:paraId="00000042" w14:textId="77777777" w:rsidR="009F613E" w:rsidRDefault="009F613E">
      <w:pPr>
        <w:spacing w:after="0" w:line="240" w:lineRule="auto"/>
        <w:ind w:left="218"/>
        <w:jc w:val="both"/>
        <w:rPr>
          <w:rFonts w:ascii="Book Antiqua" w:eastAsia="Book Antiqua" w:hAnsi="Book Antiqua" w:cs="Book Antiqua"/>
        </w:rPr>
      </w:pPr>
    </w:p>
    <w:p w14:paraId="00000043" w14:textId="77777777" w:rsidR="009F613E" w:rsidRDefault="00611E11">
      <w:pPr>
        <w:numPr>
          <w:ilvl w:val="1"/>
          <w:numId w:val="7"/>
        </w:numPr>
        <w:spacing w:after="0" w:line="240" w:lineRule="auto"/>
        <w:jc w:val="both"/>
        <w:rPr>
          <w:rFonts w:ascii="Book Antiqua" w:eastAsia="Book Antiqua" w:hAnsi="Book Antiqua" w:cs="Book Antiqua"/>
        </w:rPr>
      </w:pPr>
      <w:r>
        <w:rPr>
          <w:rFonts w:ascii="Book Antiqua" w:eastAsia="Book Antiqua" w:hAnsi="Book Antiqua" w:cs="Book Antiqua"/>
        </w:rPr>
        <w:t>was lawfully obtained by the Receiving Party from a third party or third parties who is/are not in breach of any non-disclosure obligation to the Disclosing Party; or</w:t>
      </w:r>
    </w:p>
    <w:p w14:paraId="00000044" w14:textId="77777777" w:rsidR="009F613E" w:rsidRDefault="009F613E">
      <w:pPr>
        <w:spacing w:after="0" w:line="240" w:lineRule="auto"/>
        <w:ind w:left="720"/>
        <w:jc w:val="both"/>
        <w:rPr>
          <w:rFonts w:ascii="Book Antiqua" w:eastAsia="Book Antiqua" w:hAnsi="Book Antiqua" w:cs="Book Antiqua"/>
        </w:rPr>
      </w:pPr>
    </w:p>
    <w:p w14:paraId="00000045" w14:textId="77777777" w:rsidR="009F613E" w:rsidRDefault="00611E11">
      <w:pPr>
        <w:numPr>
          <w:ilvl w:val="1"/>
          <w:numId w:val="7"/>
        </w:numPr>
        <w:spacing w:after="0" w:line="240" w:lineRule="auto"/>
        <w:jc w:val="both"/>
        <w:rPr>
          <w:rFonts w:ascii="Book Antiqua" w:eastAsia="Book Antiqua" w:hAnsi="Book Antiqua" w:cs="Book Antiqua"/>
        </w:rPr>
      </w:pPr>
      <w:r>
        <w:rPr>
          <w:rFonts w:ascii="Book Antiqua" w:eastAsia="Book Antiqua" w:hAnsi="Book Antiqua" w:cs="Book Antiqua"/>
        </w:rPr>
        <w:lastRenderedPageBreak/>
        <w:t>was in the public domain prior to the Effective Date hereof or after the said Effective Date, becomes generally available as information in the public domain through no fault of the Receiving Party; or</w:t>
      </w:r>
    </w:p>
    <w:p w14:paraId="00000046" w14:textId="77777777" w:rsidR="009F613E" w:rsidRDefault="009F613E">
      <w:pPr>
        <w:spacing w:after="0" w:line="240" w:lineRule="auto"/>
        <w:ind w:left="720"/>
        <w:jc w:val="both"/>
        <w:rPr>
          <w:rFonts w:ascii="Book Antiqua" w:eastAsia="Book Antiqua" w:hAnsi="Book Antiqua" w:cs="Book Antiqua"/>
        </w:rPr>
      </w:pPr>
    </w:p>
    <w:p w14:paraId="00000047" w14:textId="77777777" w:rsidR="009F613E" w:rsidRDefault="00611E11">
      <w:pPr>
        <w:numPr>
          <w:ilvl w:val="1"/>
          <w:numId w:val="7"/>
        </w:numPr>
        <w:spacing w:after="0" w:line="240" w:lineRule="auto"/>
        <w:jc w:val="both"/>
        <w:rPr>
          <w:rFonts w:ascii="Book Antiqua" w:eastAsia="Book Antiqua" w:hAnsi="Book Antiqua" w:cs="Book Antiqua"/>
        </w:rPr>
      </w:pPr>
      <w:r>
        <w:rPr>
          <w:rFonts w:ascii="Book Antiqua" w:eastAsia="Book Antiqua" w:hAnsi="Book Antiqua" w:cs="Book Antiqua"/>
        </w:rPr>
        <w:t>is disclosed by the Receiving Party to satisfy the order of a court of competent jurisdiction or to comply with the provisions of any law or regulation in force from time to time; provided that in these circumstances the Receiving Party shall, where legally permissible, advise the Disclosing Party in writing prior to such disclosure to enable the Disclosing Party take whatever steps it deems necessary to protect its interests in this regard;  provided further that the Receiving Party will disclose only that portion of the information which it is legally required to disclose and the Receiving Party will use its reasonable endeavours to protect the confidentiality of such information to the most reasonable extent possible in the circumstances.</w:t>
      </w:r>
    </w:p>
    <w:p w14:paraId="00000048" w14:textId="77777777" w:rsidR="009F613E" w:rsidRDefault="009F613E">
      <w:pPr>
        <w:spacing w:after="0" w:line="240" w:lineRule="auto"/>
        <w:jc w:val="both"/>
        <w:rPr>
          <w:rFonts w:ascii="Book Antiqua" w:eastAsia="Book Antiqua" w:hAnsi="Book Antiqua" w:cs="Book Antiqua"/>
        </w:rPr>
      </w:pPr>
    </w:p>
    <w:p w14:paraId="00000049" w14:textId="77777777" w:rsidR="009F613E" w:rsidRDefault="00611E11">
      <w:pPr>
        <w:numPr>
          <w:ilvl w:val="0"/>
          <w:numId w:val="6"/>
        </w:numPr>
        <w:spacing w:after="0" w:line="240" w:lineRule="auto"/>
        <w:ind w:left="-142" w:hanging="283"/>
        <w:jc w:val="both"/>
        <w:rPr>
          <w:rFonts w:ascii="Book Antiqua" w:eastAsia="Book Antiqua" w:hAnsi="Book Antiqua" w:cs="Book Antiqua"/>
        </w:rPr>
      </w:pPr>
      <w:r>
        <w:rPr>
          <w:rFonts w:ascii="Book Antiqua" w:eastAsia="Book Antiqua" w:hAnsi="Book Antiqua" w:cs="Book Antiqua"/>
          <w:b/>
        </w:rPr>
        <w:t xml:space="preserve">Term </w:t>
      </w:r>
    </w:p>
    <w:p w14:paraId="0000004A" w14:textId="77777777" w:rsidR="009F613E" w:rsidRDefault="009F613E">
      <w:pPr>
        <w:spacing w:after="0" w:line="240" w:lineRule="auto"/>
        <w:ind w:left="-142"/>
        <w:jc w:val="both"/>
        <w:rPr>
          <w:rFonts w:ascii="Book Antiqua" w:eastAsia="Book Antiqua" w:hAnsi="Book Antiqua" w:cs="Book Antiqua"/>
          <w:sz w:val="6"/>
          <w:szCs w:val="6"/>
        </w:rPr>
      </w:pPr>
    </w:p>
    <w:p w14:paraId="0000004B" w14:textId="305A5F3A" w:rsidR="009F613E" w:rsidRDefault="00611E11">
      <w:pPr>
        <w:spacing w:after="0" w:line="240" w:lineRule="auto"/>
        <w:ind w:left="-90"/>
        <w:jc w:val="both"/>
        <w:rPr>
          <w:rFonts w:ascii="Book Antiqua" w:eastAsia="Book Antiqua" w:hAnsi="Book Antiqua" w:cs="Book Antiqua"/>
        </w:rPr>
      </w:pPr>
      <w:r>
        <w:rPr>
          <w:rFonts w:ascii="Book Antiqua" w:eastAsia="Book Antiqua" w:hAnsi="Book Antiqua" w:cs="Book Antiqua"/>
        </w:rPr>
        <w:t>This Agreement shall commence on the date the last signing Party executes this Agreement (“Effective Date”) and shall continue for a term of two (2) years or until the execution of a substantive agreement in furtherance of the Business Relationship, whichever occurs earlier (“the Term”). It is further agreed that clauses 4 and 7 shall survive the expiration of the Term of this Agreement, for a period of two (2) years. Upon the expiration of this Agreement, the Parties agree that they shall not be legally under any obligation to conclude the Business Relationship.</w:t>
      </w:r>
    </w:p>
    <w:p w14:paraId="0000004C" w14:textId="77777777" w:rsidR="009F613E" w:rsidRDefault="009F613E">
      <w:pPr>
        <w:spacing w:after="0" w:line="240" w:lineRule="auto"/>
        <w:jc w:val="both"/>
        <w:rPr>
          <w:rFonts w:ascii="Book Antiqua" w:eastAsia="Book Antiqua" w:hAnsi="Book Antiqua" w:cs="Book Antiqua"/>
        </w:rPr>
      </w:pPr>
    </w:p>
    <w:p w14:paraId="0000004D" w14:textId="77777777" w:rsidR="009F613E" w:rsidRDefault="009F613E">
      <w:pPr>
        <w:spacing w:after="0" w:line="240" w:lineRule="auto"/>
        <w:jc w:val="both"/>
        <w:rPr>
          <w:rFonts w:ascii="Book Antiqua" w:eastAsia="Book Antiqua" w:hAnsi="Book Antiqua" w:cs="Book Antiqua"/>
          <w:sz w:val="2"/>
          <w:szCs w:val="2"/>
        </w:rPr>
      </w:pPr>
    </w:p>
    <w:p w14:paraId="0000004E" w14:textId="77777777" w:rsidR="009F613E" w:rsidRDefault="00611E11">
      <w:pPr>
        <w:numPr>
          <w:ilvl w:val="0"/>
          <w:numId w:val="6"/>
        </w:numPr>
        <w:spacing w:after="0" w:line="240" w:lineRule="auto"/>
        <w:ind w:left="-142" w:hanging="283"/>
        <w:jc w:val="both"/>
        <w:rPr>
          <w:rFonts w:ascii="Book Antiqua" w:eastAsia="Book Antiqua" w:hAnsi="Book Antiqua" w:cs="Book Antiqua"/>
        </w:rPr>
      </w:pPr>
      <w:r>
        <w:rPr>
          <w:rFonts w:ascii="Book Antiqua" w:eastAsia="Book Antiqua" w:hAnsi="Book Antiqua" w:cs="Book Antiqua"/>
          <w:b/>
        </w:rPr>
        <w:t>Confidentiality/Non-Disclosure Obligations</w:t>
      </w:r>
    </w:p>
    <w:p w14:paraId="0000004F" w14:textId="77777777" w:rsidR="009F613E" w:rsidRDefault="009F613E">
      <w:pPr>
        <w:spacing w:after="0" w:line="240" w:lineRule="auto"/>
        <w:ind w:left="576"/>
        <w:jc w:val="both"/>
        <w:rPr>
          <w:rFonts w:ascii="Book Antiqua" w:eastAsia="Book Antiqua" w:hAnsi="Book Antiqua" w:cs="Book Antiqua"/>
        </w:rPr>
      </w:pPr>
    </w:p>
    <w:p w14:paraId="00000050" w14:textId="77777777" w:rsidR="009F613E" w:rsidRDefault="00611E11">
      <w:pPr>
        <w:numPr>
          <w:ilvl w:val="1"/>
          <w:numId w:val="2"/>
        </w:numPr>
        <w:pBdr>
          <w:top w:val="nil"/>
          <w:left w:val="nil"/>
          <w:bottom w:val="nil"/>
          <w:right w:val="nil"/>
          <w:between w:val="nil"/>
        </w:pBdr>
        <w:spacing w:after="200" w:line="240" w:lineRule="auto"/>
        <w:jc w:val="both"/>
        <w:rPr>
          <w:rFonts w:ascii="Book Antiqua" w:eastAsia="Book Antiqua" w:hAnsi="Book Antiqua" w:cs="Book Antiqua"/>
          <w:color w:val="000000"/>
        </w:rPr>
      </w:pPr>
      <w:r>
        <w:rPr>
          <w:rFonts w:ascii="Book Antiqua" w:eastAsia="Book Antiqua" w:hAnsi="Book Antiqua" w:cs="Book Antiqua"/>
          <w:color w:val="000000"/>
        </w:rPr>
        <w:t>The Receiving Party shall not disclose, reproduce, reverse-engineer, decompile, disassemble, summarize or distribute the Confidential Information received from the Disclosing Party except as pre-agreed by the Parties in writing, and in pursuance of the Business Relationship or only as otherwise provided hereunder.</w:t>
      </w:r>
    </w:p>
    <w:p w14:paraId="00000051"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The Receiving Party shall not, directly, or indirectly, commit any act which will in any way circumvent, compromise, undermine or be detrimental to the rights of the Disclosing Party to such Confidential Information now or hereafter existing arising from such Confidential Information.</w:t>
      </w:r>
    </w:p>
    <w:p w14:paraId="00000052" w14:textId="77777777" w:rsidR="009F613E" w:rsidRDefault="009F613E">
      <w:pPr>
        <w:spacing w:after="0" w:line="240" w:lineRule="auto"/>
        <w:ind w:left="720"/>
        <w:jc w:val="both"/>
        <w:rPr>
          <w:rFonts w:ascii="Book Antiqua" w:eastAsia="Book Antiqua" w:hAnsi="Book Antiqua" w:cs="Book Antiqua"/>
        </w:rPr>
      </w:pPr>
    </w:p>
    <w:p w14:paraId="00000053"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The Receiving Party may disclose the Confidential Information to its employees, affiliates, partners and professional advisors (“Authorized Representatives”) on a need-to-know basis to facilitate the Business Relationship contemplated hereof, provided that such Authorized Representatives are made aware of the Receiving Party’s obligations under this Agreement and are bound by obligations of confidentiality to the Receiving Party.  The Receiving Party will take all reasonable precautions to prevent any inadvertent exposure of Confidential Information of the Disclosing Party to unauthorized persons or entities.</w:t>
      </w:r>
    </w:p>
    <w:p w14:paraId="00000054" w14:textId="77777777" w:rsidR="009F613E" w:rsidRDefault="009F613E">
      <w:pPr>
        <w:spacing w:after="0" w:line="240" w:lineRule="auto"/>
        <w:ind w:left="576"/>
        <w:jc w:val="both"/>
        <w:rPr>
          <w:rFonts w:ascii="Book Antiqua" w:eastAsia="Book Antiqua" w:hAnsi="Book Antiqua" w:cs="Book Antiqua"/>
        </w:rPr>
      </w:pPr>
    </w:p>
    <w:p w14:paraId="00000055"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The Receiving Party shall notify the Disclosing Party immediately upon the discovery of any unauthorized use or disclosure of the Confidential Information or any other breach of this Agreement by the Receiving Party and/or its Authorized Representatives and will cooperate with the Disclosing Party in every reasonable way to help the Disclosing Party regain possession of the Confidential Information and prevent its further unauthorized use or disclosure.</w:t>
      </w:r>
    </w:p>
    <w:p w14:paraId="00000056" w14:textId="77777777" w:rsidR="009F613E" w:rsidRDefault="009F613E">
      <w:pPr>
        <w:spacing w:after="0" w:line="240" w:lineRule="auto"/>
        <w:ind w:left="720"/>
        <w:jc w:val="both"/>
        <w:rPr>
          <w:rFonts w:ascii="Book Antiqua" w:eastAsia="Book Antiqua" w:hAnsi="Book Antiqua" w:cs="Book Antiqua"/>
        </w:rPr>
      </w:pPr>
    </w:p>
    <w:p w14:paraId="00000057"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All Confidential Information is and shall remain the property of the Disclosing Party. By disclosing the Confidential Information, the Disclosing Party does not grant any rights or Intellectual Property rights or license in any Confidential Information or under any existing or future patent, trademark, copyright, or trade secrets, create any partnership, agency, or joint venture.</w:t>
      </w:r>
    </w:p>
    <w:p w14:paraId="00000058" w14:textId="77777777" w:rsidR="009F613E" w:rsidRDefault="00611E11">
      <w:pPr>
        <w:spacing w:after="0" w:line="240" w:lineRule="auto"/>
        <w:ind w:left="576"/>
        <w:jc w:val="both"/>
        <w:rPr>
          <w:rFonts w:ascii="Book Antiqua" w:eastAsia="Book Antiqua" w:hAnsi="Book Antiqua" w:cs="Book Antiqua"/>
          <w:highlight w:val="yellow"/>
        </w:rPr>
      </w:pPr>
      <w:bookmarkStart w:id="19" w:name="_heading=h.1fob9te" w:colFirst="0" w:colLast="0"/>
      <w:bookmarkEnd w:id="19"/>
      <w:r>
        <w:rPr>
          <w:rFonts w:ascii="Book Antiqua" w:eastAsia="Book Antiqua" w:hAnsi="Book Antiqua" w:cs="Book Antiqua"/>
          <w:highlight w:val="yellow"/>
        </w:rPr>
        <w:t xml:space="preserve"> </w:t>
      </w:r>
    </w:p>
    <w:p w14:paraId="00000059" w14:textId="77777777" w:rsidR="009F613E" w:rsidRDefault="009F613E">
      <w:pPr>
        <w:spacing w:after="0" w:line="276" w:lineRule="auto"/>
        <w:ind w:left="720"/>
        <w:jc w:val="both"/>
        <w:rPr>
          <w:rFonts w:ascii="Book Antiqua" w:eastAsia="Book Antiqua" w:hAnsi="Book Antiqua" w:cs="Book Antiqua"/>
          <w:sz w:val="12"/>
          <w:szCs w:val="12"/>
        </w:rPr>
      </w:pPr>
    </w:p>
    <w:p w14:paraId="0000005A"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The Receiving Party acknowledges that monetary damages may not be a sufficient remedy for unauthorized disclosure of Confidential Information and the Disclosing Party shall be entitled, without waiving any other rights or remedies to the remedies of injunction, specific performance or other equitable reliefs as may be deemed proper by a court of competent jurisdiction. Such remedy shall be in addition to and not in lieu or limitation of other remedies available at law or in equity.</w:t>
      </w:r>
    </w:p>
    <w:p w14:paraId="0000005B" w14:textId="77777777" w:rsidR="009F613E" w:rsidRDefault="009F613E">
      <w:pPr>
        <w:spacing w:after="0" w:line="276" w:lineRule="auto"/>
        <w:ind w:left="720"/>
        <w:rPr>
          <w:rFonts w:ascii="Book Antiqua" w:eastAsia="Book Antiqua" w:hAnsi="Book Antiqua" w:cs="Book Antiqua"/>
          <w:sz w:val="12"/>
          <w:szCs w:val="12"/>
        </w:rPr>
      </w:pPr>
    </w:p>
    <w:p w14:paraId="0000005C" w14:textId="77777777" w:rsidR="009F613E" w:rsidRDefault="00611E11">
      <w:pPr>
        <w:numPr>
          <w:ilvl w:val="1"/>
          <w:numId w:val="2"/>
        </w:numPr>
        <w:spacing w:after="0" w:line="240" w:lineRule="auto"/>
        <w:ind w:left="576"/>
        <w:jc w:val="both"/>
        <w:rPr>
          <w:rFonts w:ascii="Book Antiqua" w:eastAsia="Book Antiqua" w:hAnsi="Book Antiqua" w:cs="Book Antiqua"/>
        </w:rPr>
      </w:pPr>
      <w:r>
        <w:rPr>
          <w:rFonts w:ascii="Book Antiqua" w:eastAsia="Book Antiqua" w:hAnsi="Book Antiqua" w:cs="Book Antiqua"/>
        </w:rPr>
        <w:t xml:space="preserve">The Parties agree that all Intellectual Property rights, existing or belonging to each Party prior to this Agreement, and intended to be used for the Business Relationship, shall remain the sole property of each respective Party. </w:t>
      </w:r>
    </w:p>
    <w:p w14:paraId="0000005D" w14:textId="77777777" w:rsidR="009F613E" w:rsidRDefault="009F613E">
      <w:pPr>
        <w:spacing w:after="0" w:line="240" w:lineRule="auto"/>
        <w:jc w:val="both"/>
        <w:rPr>
          <w:rFonts w:ascii="Book Antiqua" w:eastAsia="Book Antiqua" w:hAnsi="Book Antiqua" w:cs="Book Antiqua"/>
        </w:rPr>
      </w:pPr>
    </w:p>
    <w:p w14:paraId="0000005E" w14:textId="77777777" w:rsidR="009F613E" w:rsidRDefault="00611E11">
      <w:pPr>
        <w:numPr>
          <w:ilvl w:val="0"/>
          <w:numId w:val="6"/>
        </w:numPr>
        <w:spacing w:after="0" w:line="240" w:lineRule="auto"/>
        <w:ind w:left="-142" w:hanging="283"/>
        <w:jc w:val="both"/>
        <w:rPr>
          <w:rFonts w:ascii="Book Antiqua" w:eastAsia="Book Antiqua" w:hAnsi="Book Antiqua" w:cs="Book Antiqua"/>
        </w:rPr>
      </w:pPr>
      <w:r>
        <w:rPr>
          <w:rFonts w:ascii="Book Antiqua" w:eastAsia="Book Antiqua" w:hAnsi="Book Antiqua" w:cs="Book Antiqua"/>
          <w:b/>
        </w:rPr>
        <w:t>Non-Competition /Non – Circumvention Undertakings</w:t>
      </w:r>
    </w:p>
    <w:p w14:paraId="0000005F" w14:textId="77777777" w:rsidR="009F613E" w:rsidRDefault="009F613E">
      <w:pPr>
        <w:spacing w:after="0" w:line="240" w:lineRule="auto"/>
        <w:ind w:left="-142"/>
        <w:jc w:val="both"/>
        <w:rPr>
          <w:rFonts w:ascii="Book Antiqua" w:eastAsia="Book Antiqua" w:hAnsi="Book Antiqua" w:cs="Book Antiqua"/>
          <w:sz w:val="10"/>
          <w:szCs w:val="10"/>
        </w:rPr>
      </w:pPr>
    </w:p>
    <w:p w14:paraId="00000060" w14:textId="32DEA91B" w:rsidR="009F613E" w:rsidRDefault="00611E11">
      <w:pPr>
        <w:numPr>
          <w:ilvl w:val="1"/>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The Receiving Party undertakes that during the Term of this Agreement, and a period of twelve (12</w:t>
      </w:r>
      <w:r w:rsidRPr="00735BB8">
        <w:rPr>
          <w:rFonts w:ascii="Book Antiqua" w:hAnsi="Book Antiqua"/>
          <w:color w:val="000000"/>
        </w:rPr>
        <w:t xml:space="preserve">) </w:t>
      </w:r>
      <w:r>
        <w:rPr>
          <w:rFonts w:ascii="Book Antiqua" w:hAnsi="Book Antiqua"/>
          <w:rPrChange w:id="20" w:author="Lawyer" w:date="2026-05-27T18:20:00Z" w16du:dateUtc="2026-05-27T15:20:00Z">
            <w:rPr>
              <w:rFonts w:ascii="Book Antiqua" w:hAnsi="Book Antiqua"/>
              <w:color w:val="000000"/>
            </w:rPr>
          </w:rPrChange>
        </w:rPr>
        <w:t>months after the expiration of this Agreement, it shall not unless with the prior written consent of Disclosing Party, act as follows:</w:t>
      </w:r>
      <w:del w:id="21" w:author="Lawyer" w:date="2026-05-27T18:20:00Z" w16du:dateUtc="2026-05-27T15:20:00Z">
        <w:r>
          <w:rPr>
            <w:rFonts w:ascii="Book Antiqua" w:eastAsia="Book Antiqua" w:hAnsi="Book Antiqua" w:cs="Book Antiqua"/>
            <w:color w:val="000000"/>
          </w:rPr>
          <w:delText xml:space="preserve"> </w:delText>
        </w:r>
      </w:del>
    </w:p>
    <w:p w14:paraId="00000061" w14:textId="77777777" w:rsidR="009F613E" w:rsidRDefault="00611E11">
      <w:pPr>
        <w:spacing w:after="0" w:line="240" w:lineRule="auto"/>
        <w:ind w:left="1080"/>
        <w:jc w:val="both"/>
        <w:rPr>
          <w:rFonts w:ascii="Book Antiqua" w:eastAsia="Book Antiqua" w:hAnsi="Book Antiqua" w:cs="Book Antiqua"/>
        </w:rPr>
      </w:pPr>
      <w:r>
        <w:rPr>
          <w:rFonts w:ascii="Book Antiqua" w:eastAsia="Book Antiqua" w:hAnsi="Book Antiqua" w:cs="Book Antiqua"/>
        </w:rPr>
        <w:t xml:space="preserve"> </w:t>
      </w:r>
    </w:p>
    <w:p w14:paraId="00000062" w14:textId="77777777" w:rsidR="009F613E" w:rsidRDefault="00611E11">
      <w:pPr>
        <w:numPr>
          <w:ilvl w:val="2"/>
          <w:numId w:val="1"/>
        </w:numPr>
        <w:spacing w:after="0" w:line="240" w:lineRule="auto"/>
        <w:ind w:left="1354"/>
        <w:jc w:val="both"/>
        <w:rPr>
          <w:rFonts w:ascii="Book Antiqua" w:eastAsia="Book Antiqua" w:hAnsi="Book Antiqua" w:cs="Book Antiqua"/>
        </w:rPr>
      </w:pPr>
      <w:r>
        <w:rPr>
          <w:rFonts w:ascii="Book Antiqua" w:eastAsia="Book Antiqua" w:hAnsi="Book Antiqua" w:cs="Book Antiqua"/>
        </w:rPr>
        <w:t>employ or seek to employ any person who was in the employment of the Disclosing Party and directly involved in the Business Relationship during the Term of this Agreement, or otherwise directly or indirectly induce such person to leave his or her employment or compromise their commitment to the Disclosing Party.</w:t>
      </w:r>
    </w:p>
    <w:p w14:paraId="00000063" w14:textId="77777777" w:rsidR="009F613E" w:rsidRDefault="00611E11">
      <w:pPr>
        <w:spacing w:after="0" w:line="240" w:lineRule="auto"/>
        <w:ind w:left="1354"/>
        <w:jc w:val="both"/>
        <w:rPr>
          <w:rFonts w:ascii="Book Antiqua" w:eastAsia="Book Antiqua" w:hAnsi="Book Antiqua" w:cs="Book Antiqua"/>
        </w:rPr>
      </w:pPr>
      <w:r>
        <w:rPr>
          <w:rFonts w:ascii="Book Antiqua" w:eastAsia="Book Antiqua" w:hAnsi="Book Antiqua" w:cs="Book Antiqua"/>
        </w:rPr>
        <w:t xml:space="preserve"> </w:t>
      </w:r>
    </w:p>
    <w:p w14:paraId="00000064" w14:textId="230A348C" w:rsidR="009F613E" w:rsidRDefault="00611E11">
      <w:pPr>
        <w:numPr>
          <w:ilvl w:val="2"/>
          <w:numId w:val="1"/>
        </w:numPr>
        <w:spacing w:after="0" w:line="240" w:lineRule="auto"/>
        <w:ind w:left="1354"/>
        <w:jc w:val="both"/>
        <w:rPr>
          <w:rFonts w:ascii="Book Antiqua" w:eastAsia="Book Antiqua" w:hAnsi="Book Antiqua" w:cs="Book Antiqua"/>
        </w:rPr>
      </w:pPr>
      <w:r>
        <w:rPr>
          <w:rFonts w:ascii="Book Antiqua" w:eastAsia="Book Antiqua" w:hAnsi="Book Antiqua" w:cs="Book Antiqua"/>
        </w:rPr>
        <w:t>Use the confidential information to enter or engage in competition with the Disclosing Party in Nigeria.</w:t>
      </w:r>
    </w:p>
    <w:p w14:paraId="00000065" w14:textId="77777777" w:rsidR="009F613E" w:rsidRDefault="009F613E">
      <w:pPr>
        <w:pBdr>
          <w:top w:val="nil"/>
          <w:left w:val="nil"/>
          <w:bottom w:val="nil"/>
          <w:right w:val="nil"/>
          <w:between w:val="nil"/>
        </w:pBdr>
        <w:spacing w:after="0"/>
        <w:ind w:left="720"/>
        <w:rPr>
          <w:rFonts w:ascii="Book Antiqua" w:eastAsia="Book Antiqua" w:hAnsi="Book Antiqua" w:cs="Book Antiqua"/>
          <w:color w:val="000000"/>
        </w:rPr>
      </w:pPr>
    </w:p>
    <w:p w14:paraId="00000066" w14:textId="77777777" w:rsidR="009F613E" w:rsidRDefault="00611E11">
      <w:pPr>
        <w:numPr>
          <w:ilvl w:val="2"/>
          <w:numId w:val="1"/>
        </w:numPr>
        <w:pBdr>
          <w:top w:val="nil"/>
          <w:left w:val="nil"/>
          <w:bottom w:val="nil"/>
          <w:right w:val="nil"/>
          <w:between w:val="nil"/>
        </w:pBdr>
        <w:spacing w:after="0" w:line="240" w:lineRule="auto"/>
        <w:ind w:left="1350"/>
        <w:jc w:val="both"/>
        <w:rPr>
          <w:rFonts w:ascii="Book Antiqua" w:eastAsia="Book Antiqua" w:hAnsi="Book Antiqua" w:cs="Book Antiqua"/>
          <w:color w:val="000000"/>
        </w:rPr>
      </w:pPr>
      <w:r>
        <w:rPr>
          <w:rFonts w:ascii="Book Antiqua" w:eastAsia="Book Antiqua" w:hAnsi="Book Antiqua" w:cs="Book Antiqua"/>
          <w:color w:val="000000"/>
        </w:rPr>
        <w:t xml:space="preserve">call on, solicit or take away any of the Disclosing Party’s existing customers who are disclosed as part of the Confidential Information or cause such customers to discontinue, decrease, or restrict their business with the Disclosing Party. </w:t>
      </w:r>
    </w:p>
    <w:p w14:paraId="00000067" w14:textId="77777777" w:rsidR="009F613E" w:rsidRDefault="009F613E">
      <w:pPr>
        <w:spacing w:line="240" w:lineRule="auto"/>
        <w:jc w:val="both"/>
        <w:rPr>
          <w:rFonts w:ascii="Book Antiqua" w:eastAsia="Book Antiqua" w:hAnsi="Book Antiqua" w:cs="Book Antiqua"/>
          <w:sz w:val="10"/>
          <w:szCs w:val="10"/>
        </w:rPr>
      </w:pPr>
    </w:p>
    <w:p w14:paraId="00000068" w14:textId="77777777" w:rsidR="009F613E" w:rsidRDefault="00611E11">
      <w:pPr>
        <w:numPr>
          <w:ilvl w:val="0"/>
          <w:numId w:val="6"/>
        </w:numPr>
        <w:spacing w:after="200" w:line="240" w:lineRule="auto"/>
        <w:ind w:left="-142" w:hanging="283"/>
        <w:jc w:val="both"/>
        <w:rPr>
          <w:rFonts w:ascii="Book Antiqua" w:eastAsia="Book Antiqua" w:hAnsi="Book Antiqua" w:cs="Book Antiqua"/>
        </w:rPr>
      </w:pPr>
      <w:r>
        <w:rPr>
          <w:rFonts w:ascii="Book Antiqua" w:eastAsia="Book Antiqua" w:hAnsi="Book Antiqua" w:cs="Book Antiqua"/>
          <w:b/>
        </w:rPr>
        <w:t xml:space="preserve">Governing Law and Dispute Resolution </w:t>
      </w:r>
    </w:p>
    <w:p w14:paraId="00000069" w14:textId="77777777" w:rsidR="009F613E" w:rsidRDefault="00611E11">
      <w:pPr>
        <w:numPr>
          <w:ilvl w:val="1"/>
          <w:numId w:val="3"/>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This Agreement shall be governed by and construed in accordance with the Laws of the Federal Republic of Nigeria.</w:t>
      </w:r>
    </w:p>
    <w:p w14:paraId="0000006A" w14:textId="77777777" w:rsidR="009F613E" w:rsidRDefault="009F613E">
      <w:pPr>
        <w:pBdr>
          <w:top w:val="nil"/>
          <w:left w:val="nil"/>
          <w:bottom w:val="nil"/>
          <w:right w:val="nil"/>
          <w:between w:val="nil"/>
        </w:pBdr>
        <w:spacing w:after="0" w:line="240" w:lineRule="auto"/>
        <w:ind w:left="578"/>
        <w:jc w:val="both"/>
        <w:rPr>
          <w:rFonts w:ascii="Book Antiqua" w:eastAsia="Book Antiqua" w:hAnsi="Book Antiqua" w:cs="Book Antiqua"/>
          <w:color w:val="000000"/>
          <w:sz w:val="12"/>
          <w:szCs w:val="12"/>
        </w:rPr>
      </w:pPr>
    </w:p>
    <w:p w14:paraId="0000006B" w14:textId="77777777" w:rsidR="009F613E" w:rsidRDefault="00611E11">
      <w:pPr>
        <w:numPr>
          <w:ilvl w:val="1"/>
          <w:numId w:val="3"/>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If a dispute or difference arises as to validity, interpretation, effects or rights and obligations of the Parties under this Agreement, the Parties shall use their best endeavor to reach an amicable settlement of dispute.</w:t>
      </w:r>
    </w:p>
    <w:p w14:paraId="0000006C" w14:textId="77777777" w:rsidR="009F613E" w:rsidRDefault="00611E11">
      <w:pPr>
        <w:spacing w:after="0" w:line="240" w:lineRule="auto"/>
        <w:ind w:left="810"/>
        <w:jc w:val="both"/>
        <w:rPr>
          <w:rFonts w:ascii="Book Antiqua" w:eastAsia="Book Antiqua" w:hAnsi="Book Antiqua" w:cs="Book Antiqua"/>
        </w:rPr>
      </w:pPr>
      <w:r>
        <w:rPr>
          <w:rFonts w:ascii="Book Antiqua" w:eastAsia="Book Antiqua" w:hAnsi="Book Antiqua" w:cs="Book Antiqua"/>
        </w:rPr>
        <w:t xml:space="preserve"> </w:t>
      </w:r>
    </w:p>
    <w:p w14:paraId="0000006D" w14:textId="6EC9DACD" w:rsidR="009F613E" w:rsidRDefault="00611E11">
      <w:pPr>
        <w:numPr>
          <w:ilvl w:val="1"/>
          <w:numId w:val="3"/>
        </w:numPr>
        <w:spacing w:after="0" w:line="240" w:lineRule="auto"/>
        <w:ind w:left="576"/>
        <w:jc w:val="both"/>
        <w:rPr>
          <w:rFonts w:ascii="Book Antiqua" w:eastAsia="Book Antiqua" w:hAnsi="Book Antiqua" w:cs="Book Antiqua"/>
        </w:rPr>
      </w:pPr>
      <w:r>
        <w:rPr>
          <w:rFonts w:ascii="Book Antiqua" w:eastAsia="Book Antiqua" w:hAnsi="Book Antiqua" w:cs="Book Antiqua"/>
        </w:rPr>
        <w:t xml:space="preserve">If any such dispute is not settled between the Parties within thirty (30) Business Days, the Parties agree to </w:t>
      </w:r>
      <w:del w:id="22" w:author="Lawyer" w:date="2026-05-27T18:20:00Z" w16du:dateUtc="2026-05-27T15:20:00Z">
        <w:r>
          <w:rPr>
            <w:rFonts w:ascii="Book Antiqua" w:eastAsia="Book Antiqua" w:hAnsi="Book Antiqua" w:cs="Book Antiqua"/>
          </w:rPr>
          <w:delText>submit such dispute to the exclusive jurisdiction of the Nigerian Courts</w:delText>
        </w:r>
      </w:del>
      <w:ins w:id="23" w:author="Lawyer" w:date="2026-05-27T18:20:00Z" w16du:dateUtc="2026-05-27T15:20:00Z">
        <w:r>
          <w:rPr>
            <w:rFonts w:ascii="Book Antiqua" w:eastAsia="Book Antiqua" w:hAnsi="Book Antiqua" w:cs="Book Antiqua"/>
          </w:rPr>
          <w:t xml:space="preserve">refer such dispute to binding arbitration under the Arbitration and Conciliation Act, 2023. The arbitration shall be conducted in Lagos, Nigeria by a sole arbitrator appointed by mutual agreement, or, failing such agreement within ten (10) Business </w:t>
        </w:r>
        <w:r>
          <w:rPr>
            <w:rFonts w:ascii="Book Antiqua" w:eastAsia="Book Antiqua" w:hAnsi="Book Antiqua" w:cs="Book Antiqua"/>
          </w:rPr>
          <w:lastRenderedPageBreak/>
          <w:t>Days, by the President of the Chartered Institute of Arbitrators (UK, Nigeria Branch). The arbitral award shall be final and binding. Either Party may seek urgent interim or injunctive relief from a court of competent jurisdiction</w:t>
        </w:r>
      </w:ins>
      <w:r>
        <w:rPr>
          <w:rFonts w:ascii="Book Antiqua" w:eastAsia="Book Antiqua" w:hAnsi="Book Antiqua" w:cs="Book Antiqua"/>
        </w:rPr>
        <w:t>.</w:t>
      </w:r>
    </w:p>
    <w:p w14:paraId="0000006E" w14:textId="77777777" w:rsidR="009F613E" w:rsidRDefault="009F613E">
      <w:pPr>
        <w:spacing w:after="0" w:line="240" w:lineRule="auto"/>
        <w:ind w:left="578"/>
        <w:jc w:val="both"/>
        <w:rPr>
          <w:rFonts w:ascii="Book Antiqua" w:eastAsia="Book Antiqua" w:hAnsi="Book Antiqua" w:cs="Book Antiqua"/>
        </w:rPr>
      </w:pPr>
    </w:p>
    <w:p w14:paraId="0000006F" w14:textId="77777777" w:rsidR="009F613E" w:rsidRDefault="00611E11">
      <w:pPr>
        <w:numPr>
          <w:ilvl w:val="0"/>
          <w:numId w:val="6"/>
        </w:numPr>
        <w:spacing w:after="0" w:line="240" w:lineRule="auto"/>
        <w:ind w:left="-142" w:hanging="283"/>
        <w:jc w:val="both"/>
        <w:rPr>
          <w:rFonts w:ascii="Book Antiqua" w:eastAsia="Book Antiqua" w:hAnsi="Book Antiqua" w:cs="Book Antiqua"/>
        </w:rPr>
      </w:pPr>
      <w:r>
        <w:rPr>
          <w:rFonts w:ascii="Book Antiqua" w:eastAsia="Book Antiqua" w:hAnsi="Book Antiqua" w:cs="Book Antiqua"/>
          <w:b/>
        </w:rPr>
        <w:t>Miscellaneous</w:t>
      </w:r>
    </w:p>
    <w:p w14:paraId="00000070" w14:textId="77777777" w:rsidR="009F613E" w:rsidRDefault="009F613E">
      <w:pPr>
        <w:spacing w:after="0" w:line="240" w:lineRule="auto"/>
        <w:ind w:left="-142"/>
        <w:jc w:val="both"/>
        <w:rPr>
          <w:rFonts w:ascii="Book Antiqua" w:eastAsia="Book Antiqua" w:hAnsi="Book Antiqua" w:cs="Book Antiqua"/>
        </w:rPr>
      </w:pPr>
    </w:p>
    <w:p w14:paraId="00000071" w14:textId="77777777" w:rsidR="009F613E" w:rsidRDefault="00611E11">
      <w:pPr>
        <w:numPr>
          <w:ilvl w:val="1"/>
          <w:numId w:val="4"/>
        </w:numPr>
        <w:pBdr>
          <w:top w:val="nil"/>
          <w:left w:val="nil"/>
          <w:bottom w:val="nil"/>
          <w:right w:val="nil"/>
          <w:between w:val="nil"/>
        </w:pBdr>
        <w:spacing w:after="0" w:line="240" w:lineRule="auto"/>
        <w:ind w:left="540" w:hanging="720"/>
        <w:jc w:val="both"/>
        <w:rPr>
          <w:rFonts w:ascii="Book Antiqua" w:eastAsia="Book Antiqua" w:hAnsi="Book Antiqua" w:cs="Book Antiqua"/>
          <w:color w:val="000000"/>
        </w:rPr>
      </w:pPr>
      <w:r>
        <w:rPr>
          <w:rFonts w:ascii="Book Antiqua" w:eastAsia="Book Antiqua" w:hAnsi="Book Antiqua" w:cs="Book Antiqua"/>
          <w:color w:val="000000"/>
        </w:rPr>
        <w:t>This Agreement is the complete and exclusive statement of the matters set forth herein between the Parties. It shall not be amended or modified except by a written agreement dated after the date of this Agreement and signed by both Parties. None of the provisions of this Agreement shall be deemed to have been waived by any act or acquiescence on the part of the Parties or their agents or employees, but only by an instrument in writing signed by the Parties or their authorized representatives.  No waiver of any provision of this Agreement shall constitute a waiver of any other provision(s) or of the same provision on another occasion.</w:t>
      </w:r>
    </w:p>
    <w:p w14:paraId="00000072" w14:textId="77777777" w:rsidR="009F613E" w:rsidRDefault="009F613E">
      <w:pPr>
        <w:spacing w:after="200" w:line="240" w:lineRule="auto"/>
        <w:ind w:left="720"/>
        <w:jc w:val="both"/>
        <w:rPr>
          <w:rFonts w:ascii="Book Antiqua" w:eastAsia="Book Antiqua" w:hAnsi="Book Antiqua" w:cs="Book Antiqua"/>
          <w:sz w:val="8"/>
          <w:szCs w:val="8"/>
        </w:rPr>
      </w:pPr>
    </w:p>
    <w:p w14:paraId="00000073" w14:textId="77777777" w:rsidR="009F613E" w:rsidRDefault="00611E11">
      <w:pPr>
        <w:numPr>
          <w:ilvl w:val="1"/>
          <w:numId w:val="4"/>
        </w:numPr>
        <w:pBdr>
          <w:top w:val="nil"/>
          <w:left w:val="nil"/>
          <w:bottom w:val="nil"/>
          <w:right w:val="nil"/>
          <w:between w:val="nil"/>
        </w:pBdr>
        <w:spacing w:after="0" w:line="240" w:lineRule="auto"/>
        <w:ind w:left="540" w:hanging="720"/>
        <w:jc w:val="both"/>
        <w:rPr>
          <w:rFonts w:ascii="Book Antiqua" w:eastAsia="Book Antiqua" w:hAnsi="Book Antiqua" w:cs="Book Antiqua"/>
          <w:color w:val="000000"/>
        </w:rPr>
      </w:pPr>
      <w:r>
        <w:rPr>
          <w:rFonts w:ascii="Book Antiqua" w:eastAsia="Book Antiqua" w:hAnsi="Book Antiqua" w:cs="Book Antiqua"/>
          <w:color w:val="000000"/>
        </w:rPr>
        <w:t>This Agreement shall be binding upon and inure to the benefit of each Party’s respective successors and lawful assigns, provided, however, no Party may assign this Agreement, in whole or part, without the prior written consent of the other Party. Any attempted assignment in violation of this section shall be void.</w:t>
      </w:r>
    </w:p>
    <w:p w14:paraId="00000074" w14:textId="77777777" w:rsidR="009F613E" w:rsidRDefault="009F613E">
      <w:pPr>
        <w:spacing w:after="0" w:line="240" w:lineRule="auto"/>
        <w:ind w:left="720"/>
        <w:jc w:val="both"/>
        <w:rPr>
          <w:rFonts w:ascii="Book Antiqua" w:eastAsia="Book Antiqua" w:hAnsi="Book Antiqua" w:cs="Book Antiqua"/>
        </w:rPr>
      </w:pPr>
    </w:p>
    <w:p w14:paraId="00000075" w14:textId="77777777" w:rsidR="009F613E" w:rsidRDefault="00611E11">
      <w:pPr>
        <w:numPr>
          <w:ilvl w:val="1"/>
          <w:numId w:val="4"/>
        </w:numPr>
        <w:spacing w:after="0" w:line="240" w:lineRule="auto"/>
        <w:ind w:left="540" w:hanging="720"/>
        <w:jc w:val="both"/>
        <w:rPr>
          <w:rFonts w:ascii="Book Antiqua" w:eastAsia="Book Antiqua" w:hAnsi="Book Antiqua" w:cs="Book Antiqua"/>
        </w:rPr>
      </w:pPr>
      <w:r>
        <w:rPr>
          <w:rFonts w:ascii="Book Antiqua" w:eastAsia="Book Antiqua" w:hAnsi="Book Antiqua" w:cs="Book Antiqua"/>
        </w:rPr>
        <w:t>Upon expiration of this Agreement or upon request by the Disclosing Party, the Receiving Party shall return or destroy all access to and copies of Confidential Information under its possession with verifiable evidence of such destruction</w:t>
      </w:r>
      <w:ins w:id="24" w:author="Lawyer" w:date="2026-05-27T18:20:00Z" w16du:dateUtc="2026-05-27T15:20:00Z">
        <w:r>
          <w:rPr>
            <w:rFonts w:ascii="Book Antiqua" w:eastAsia="Book Antiqua" w:hAnsi="Book Antiqua" w:cs="Book Antiqua"/>
          </w:rPr>
          <w:t>; provided that the Receiving Party may retain one (1) archival copy solely for compliance with its internal recordkeeping requirements and applicable law, subject to the confidentiality obligations herein</w:t>
        </w:r>
      </w:ins>
      <w:r>
        <w:rPr>
          <w:rFonts w:ascii="Book Antiqua" w:eastAsia="Book Antiqua" w:hAnsi="Book Antiqua" w:cs="Book Antiqua"/>
        </w:rPr>
        <w:t>.</w:t>
      </w:r>
    </w:p>
    <w:p w14:paraId="00000076" w14:textId="77777777" w:rsidR="009F613E" w:rsidRDefault="009F613E">
      <w:pPr>
        <w:spacing w:after="200" w:line="276" w:lineRule="auto"/>
        <w:ind w:left="720"/>
        <w:jc w:val="both"/>
        <w:rPr>
          <w:rFonts w:ascii="Book Antiqua" w:eastAsia="Book Antiqua" w:hAnsi="Book Antiqua" w:cs="Book Antiqua"/>
          <w:sz w:val="8"/>
          <w:szCs w:val="8"/>
        </w:rPr>
      </w:pPr>
    </w:p>
    <w:p w14:paraId="00000077" w14:textId="77777777" w:rsidR="009F613E" w:rsidRDefault="00611E11">
      <w:pPr>
        <w:numPr>
          <w:ilvl w:val="1"/>
          <w:numId w:val="4"/>
        </w:numPr>
        <w:pBdr>
          <w:top w:val="nil"/>
          <w:left w:val="nil"/>
          <w:bottom w:val="nil"/>
          <w:right w:val="nil"/>
          <w:between w:val="nil"/>
        </w:pBdr>
        <w:spacing w:after="0" w:line="240" w:lineRule="auto"/>
        <w:ind w:left="540" w:hanging="720"/>
        <w:jc w:val="both"/>
        <w:rPr>
          <w:rFonts w:ascii="Book Antiqua" w:eastAsia="Book Antiqua" w:hAnsi="Book Antiqua" w:cs="Book Antiqua"/>
          <w:color w:val="000000"/>
        </w:rPr>
      </w:pPr>
      <w:bookmarkStart w:id="25" w:name="_heading=h.3znysh7" w:colFirst="0" w:colLast="0"/>
      <w:bookmarkEnd w:id="25"/>
      <w:r>
        <w:rPr>
          <w:rFonts w:ascii="Book Antiqua" w:eastAsia="Book Antiqua" w:hAnsi="Book Antiqua" w:cs="Book Antiqua"/>
          <w:color w:val="000000"/>
        </w:rPr>
        <w:t>The Parties acknowledge that it is impossible to destroy electronic records and therefore, the request for destruction of Confidential Information shall be met by the Receiving Party having made all commercially reasonable efforts to destroy, delete or erase electronic Confidential Information. The Receiving Party may retain, subject to the terms of this Agreement, a copy of the Confidential Information as required for compliance with its internal recordkeeping requirements and applicable laws and regulations.</w:t>
      </w:r>
    </w:p>
    <w:p w14:paraId="00000078" w14:textId="77777777" w:rsidR="009F613E" w:rsidRDefault="009F613E">
      <w:pPr>
        <w:spacing w:after="0" w:line="240" w:lineRule="auto"/>
        <w:jc w:val="both"/>
        <w:rPr>
          <w:rFonts w:ascii="Book Antiqua" w:eastAsia="Book Antiqua" w:hAnsi="Book Antiqua" w:cs="Book Antiqua"/>
          <w:sz w:val="16"/>
          <w:szCs w:val="16"/>
        </w:rPr>
      </w:pPr>
    </w:p>
    <w:p w14:paraId="00000079" w14:textId="77777777" w:rsidR="009F613E" w:rsidRDefault="00611E11">
      <w:pPr>
        <w:numPr>
          <w:ilvl w:val="1"/>
          <w:numId w:val="4"/>
        </w:numPr>
        <w:spacing w:after="0" w:line="240" w:lineRule="auto"/>
        <w:ind w:left="540" w:hanging="720"/>
        <w:jc w:val="both"/>
        <w:rPr>
          <w:rFonts w:ascii="Book Antiqua" w:eastAsia="Book Antiqua" w:hAnsi="Book Antiqua" w:cs="Book Antiqua"/>
        </w:rPr>
      </w:pPr>
      <w:r>
        <w:rPr>
          <w:rFonts w:ascii="Book Antiqua" w:eastAsia="Book Antiqua" w:hAnsi="Book Antiqua" w:cs="Book Antiqua"/>
        </w:rPr>
        <w:t>The provisions of this Agreement shall be severable. If any of the provisions herein or its application to any specific situation shall be held to be invalid or unenforceable for any reason by a court of law, such invalidity or unenforceability shall not affect any other provision of this Agreement or its application to any other situation.</w:t>
      </w:r>
    </w:p>
    <w:p w14:paraId="0000007A" w14:textId="77777777" w:rsidR="009F613E" w:rsidRDefault="009F613E">
      <w:pPr>
        <w:spacing w:after="0" w:line="240" w:lineRule="auto"/>
        <w:ind w:left="720" w:hanging="720"/>
        <w:jc w:val="both"/>
        <w:rPr>
          <w:rFonts w:ascii="Book Antiqua" w:eastAsia="Book Antiqua" w:hAnsi="Book Antiqua" w:cs="Book Antiqua"/>
        </w:rPr>
      </w:pPr>
    </w:p>
    <w:p w14:paraId="0000007B" w14:textId="77777777" w:rsidR="009F613E" w:rsidRDefault="00611E11">
      <w:pPr>
        <w:numPr>
          <w:ilvl w:val="1"/>
          <w:numId w:val="4"/>
        </w:numPr>
        <w:spacing w:after="0" w:line="240" w:lineRule="auto"/>
        <w:ind w:left="540" w:hanging="720"/>
        <w:jc w:val="both"/>
        <w:rPr>
          <w:rFonts w:ascii="Book Antiqua" w:eastAsia="Book Antiqua" w:hAnsi="Book Antiqua" w:cs="Book Antiqua"/>
        </w:rPr>
      </w:pPr>
      <w:r>
        <w:rPr>
          <w:rFonts w:ascii="Book Antiqua" w:eastAsia="Book Antiqua" w:hAnsi="Book Antiqua" w:cs="Book Antiqua"/>
        </w:rPr>
        <w:t>If signing on behalf of a company, the Parties signing below represent that such Party is duly empowered by its respectively named company or firm to bind same to the commitments and obligations contained in this Agreement.</w:t>
      </w:r>
    </w:p>
    <w:p w14:paraId="0000007C" w14:textId="77777777" w:rsidR="009F613E" w:rsidRDefault="009F613E">
      <w:pPr>
        <w:spacing w:after="0" w:line="240" w:lineRule="auto"/>
        <w:jc w:val="both"/>
        <w:rPr>
          <w:rFonts w:ascii="Book Antiqua" w:eastAsia="Book Antiqua" w:hAnsi="Book Antiqua" w:cs="Book Antiqua"/>
        </w:rPr>
      </w:pPr>
    </w:p>
    <w:p w14:paraId="0000007D" w14:textId="77777777" w:rsidR="009F613E" w:rsidRDefault="00611E11">
      <w:pPr>
        <w:numPr>
          <w:ilvl w:val="1"/>
          <w:numId w:val="4"/>
        </w:numPr>
        <w:spacing w:after="0" w:line="240" w:lineRule="auto"/>
        <w:ind w:left="540" w:hanging="720"/>
        <w:jc w:val="both"/>
        <w:rPr>
          <w:rFonts w:ascii="Book Antiqua" w:eastAsia="Book Antiqua" w:hAnsi="Book Antiqua" w:cs="Book Antiqua"/>
        </w:rPr>
      </w:pPr>
      <w:r>
        <w:rPr>
          <w:rFonts w:ascii="Book Antiqua" w:eastAsia="Book Antiqua" w:hAnsi="Book Antiqua" w:cs="Book Antiqua"/>
        </w:rPr>
        <w:t>The Parties hereby undertakes to uphold the provision of this Agreement diligently and shall remedy direct losses or damages occasioned to the other Party by its lapse and or negligence.</w:t>
      </w:r>
    </w:p>
    <w:p w14:paraId="0000007E" w14:textId="77777777" w:rsidR="009F613E" w:rsidRDefault="009F613E">
      <w:pPr>
        <w:spacing w:after="0" w:line="240" w:lineRule="auto"/>
        <w:jc w:val="both"/>
        <w:rPr>
          <w:rFonts w:ascii="Book Antiqua" w:eastAsia="Book Antiqua" w:hAnsi="Book Antiqua" w:cs="Book Antiqua"/>
        </w:rPr>
      </w:pPr>
    </w:p>
    <w:p w14:paraId="0000007F" w14:textId="77777777" w:rsidR="009F613E" w:rsidRDefault="00611E11">
      <w:pPr>
        <w:numPr>
          <w:ilvl w:val="1"/>
          <w:numId w:val="4"/>
        </w:numPr>
        <w:pBdr>
          <w:top w:val="nil"/>
          <w:left w:val="nil"/>
          <w:bottom w:val="nil"/>
          <w:right w:val="nil"/>
          <w:between w:val="nil"/>
        </w:pBdr>
        <w:spacing w:after="0" w:line="240" w:lineRule="auto"/>
        <w:ind w:left="540" w:hanging="720"/>
        <w:jc w:val="both"/>
        <w:rPr>
          <w:color w:val="000000"/>
        </w:rPr>
      </w:pPr>
      <w:r>
        <w:rPr>
          <w:rFonts w:ascii="Book Antiqua" w:eastAsia="Book Antiqua" w:hAnsi="Book Antiqua" w:cs="Book Antiqua"/>
          <w:color w:val="000000"/>
        </w:rPr>
        <w:t xml:space="preserve">Neither Party shall be deemed to be a representative, agent or contractor of the other Party, nor shall either Party have any authority or right to assume or create an obligation of any kind or nature, express or implied on behalf of or in the name of the other Party, nor to bind the other Party in any way. Except as expressly provided herein, this </w:t>
      </w:r>
      <w:r>
        <w:rPr>
          <w:rFonts w:ascii="Book Antiqua" w:eastAsia="Book Antiqua" w:hAnsi="Book Antiqua" w:cs="Book Antiqua"/>
          <w:color w:val="000000"/>
        </w:rPr>
        <w:lastRenderedPageBreak/>
        <w:t>Agreement shall not restrict either Party’s freedom to enter into or refrain from entering into any transaction with a third party.</w:t>
      </w:r>
    </w:p>
    <w:p w14:paraId="00000080" w14:textId="77777777" w:rsidR="009F613E" w:rsidRDefault="009F613E">
      <w:pPr>
        <w:spacing w:after="0" w:line="240" w:lineRule="auto"/>
        <w:jc w:val="both"/>
      </w:pPr>
    </w:p>
    <w:p w14:paraId="00000081" w14:textId="77777777" w:rsidR="009F613E" w:rsidRDefault="00611E11">
      <w:pPr>
        <w:numPr>
          <w:ilvl w:val="1"/>
          <w:numId w:val="4"/>
        </w:numPr>
        <w:spacing w:after="0" w:line="240" w:lineRule="auto"/>
        <w:ind w:left="540" w:hanging="720"/>
        <w:jc w:val="both"/>
      </w:pPr>
      <w:r>
        <w:rPr>
          <w:rFonts w:ascii="Book Antiqua" w:eastAsia="Book Antiqua" w:hAnsi="Book Antiqua" w:cs="Book Antiqua"/>
        </w:rPr>
        <w:t xml:space="preserve">This Agreement may be executed in more than one counterpart, each of which shall constitute an original, but which together shall comprise one instrument.   </w:t>
      </w:r>
    </w:p>
    <w:p w14:paraId="00000082" w14:textId="77777777" w:rsidR="009F613E" w:rsidRDefault="00611E11">
      <w:pPr>
        <w:rPr>
          <w:rFonts w:ascii="Book Antiqua" w:eastAsia="Book Antiqua" w:hAnsi="Book Antiqua" w:cs="Book Antiqua"/>
        </w:rPr>
      </w:pPr>
      <w:r>
        <w:br w:type="page"/>
      </w:r>
    </w:p>
    <w:p w14:paraId="00000083" w14:textId="77777777" w:rsidR="009F613E" w:rsidRDefault="009F613E">
      <w:pPr>
        <w:spacing w:after="0" w:line="240" w:lineRule="auto"/>
        <w:ind w:left="630"/>
        <w:jc w:val="both"/>
        <w:rPr>
          <w:rFonts w:ascii="Book Antiqua" w:eastAsia="Book Antiqua" w:hAnsi="Book Antiqua" w:cs="Book Antiqua"/>
        </w:rPr>
      </w:pPr>
    </w:p>
    <w:p w14:paraId="00000084" w14:textId="77777777" w:rsidR="009F613E" w:rsidRDefault="009F613E">
      <w:pPr>
        <w:spacing w:after="0" w:line="240" w:lineRule="auto"/>
        <w:jc w:val="both"/>
        <w:rPr>
          <w:rFonts w:ascii="Book Antiqua" w:eastAsia="Book Antiqua" w:hAnsi="Book Antiqua" w:cs="Book Antiqua"/>
          <w:sz w:val="8"/>
          <w:szCs w:val="8"/>
        </w:rPr>
      </w:pPr>
    </w:p>
    <w:p w14:paraId="00000085" w14:textId="77777777" w:rsidR="009F613E" w:rsidRDefault="00611E11">
      <w:pPr>
        <w:spacing w:line="240" w:lineRule="auto"/>
        <w:jc w:val="both"/>
        <w:rPr>
          <w:rFonts w:ascii="Book Antiqua" w:eastAsia="Book Antiqua" w:hAnsi="Book Antiqua" w:cs="Book Antiqua"/>
          <w:b/>
        </w:rPr>
      </w:pPr>
      <w:r>
        <w:rPr>
          <w:rFonts w:ascii="Book Antiqua" w:eastAsia="Book Antiqua" w:hAnsi="Book Antiqua" w:cs="Book Antiqua"/>
          <w:b/>
        </w:rPr>
        <w:t>IN WITNESS WHEREOF</w:t>
      </w:r>
      <w:r>
        <w:rPr>
          <w:rFonts w:ascii="Book Antiqua" w:eastAsia="Book Antiqua" w:hAnsi="Book Antiqua" w:cs="Book Antiqua"/>
        </w:rPr>
        <w:t>, the Parties intending to be legally bound, have caused this Agreement to be executed by their authorized representatives as of the Effective Date.</w:t>
      </w:r>
    </w:p>
    <w:p w14:paraId="00000086" w14:textId="77777777" w:rsidR="009F613E" w:rsidRDefault="009F613E">
      <w:pPr>
        <w:tabs>
          <w:tab w:val="left" w:pos="0"/>
          <w:tab w:val="left" w:pos="1080"/>
        </w:tabs>
        <w:spacing w:after="0" w:line="240" w:lineRule="auto"/>
        <w:jc w:val="both"/>
        <w:rPr>
          <w:rFonts w:ascii="Book Antiqua" w:hAnsi="Book Antiqua"/>
          <w:lang w:val="uk-UA"/>
          <w:rPrChange w:id="26" w:author="Lawyer" w:date="2026-05-27T18:20:00Z" w16du:dateUtc="2026-05-27T15:20:00Z">
            <w:rPr>
              <w:rFonts w:ascii="Book Antiqua" w:hAnsi="Book Antiqua"/>
            </w:rPr>
          </w:rPrChange>
        </w:rPr>
      </w:pPr>
    </w:p>
    <w:p w14:paraId="00000087" w14:textId="77777777" w:rsidR="009F613E" w:rsidRDefault="00611E11">
      <w:pPr>
        <w:tabs>
          <w:tab w:val="left" w:pos="0"/>
          <w:tab w:val="left" w:pos="1080"/>
        </w:tabs>
        <w:spacing w:after="0" w:line="240" w:lineRule="auto"/>
        <w:jc w:val="both"/>
        <w:rPr>
          <w:del w:id="27" w:author="Lawyer" w:date="2026-05-27T18:20:00Z" w16du:dateUtc="2026-05-27T15:20:00Z"/>
          <w:rFonts w:ascii="Book Antiqua" w:eastAsia="Book Antiqua" w:hAnsi="Book Antiqua" w:cs="Book Antiqua"/>
          <w:b/>
        </w:rPr>
      </w:pPr>
      <w:del w:id="28" w:author="Lawyer" w:date="2026-05-27T18:20:00Z" w16du:dateUtc="2026-05-27T15:20:00Z">
        <w:r>
          <w:rPr>
            <w:rFonts w:ascii="Book Antiqua" w:eastAsia="Book Antiqua" w:hAnsi="Book Antiqua" w:cs="Book Antiqua"/>
            <w:b/>
          </w:rPr>
          <w:delText>Signed for and on behalf of:</w:delText>
        </w:r>
      </w:del>
    </w:p>
    <w:p w14:paraId="00000088" w14:textId="77777777" w:rsidR="009F613E" w:rsidRDefault="00611E11">
      <w:pPr>
        <w:tabs>
          <w:tab w:val="left" w:pos="0"/>
          <w:tab w:val="left" w:pos="1080"/>
        </w:tabs>
        <w:spacing w:after="0" w:line="360" w:lineRule="auto"/>
        <w:jc w:val="both"/>
        <w:rPr>
          <w:del w:id="29" w:author="Lawyer" w:date="2026-05-27T18:20:00Z" w16du:dateUtc="2026-05-27T15:20:00Z"/>
          <w:rFonts w:ascii="Book Antiqua" w:eastAsia="Book Antiqua" w:hAnsi="Book Antiqua" w:cs="Book Antiqua"/>
          <w:sz w:val="4"/>
          <w:szCs w:val="4"/>
        </w:rPr>
      </w:pPr>
      <w:del w:id="30" w:author="Lawyer" w:date="2026-05-27T18:20:00Z" w16du:dateUtc="2026-05-27T15:20:00Z">
        <w:r>
          <w:rPr>
            <w:rFonts w:ascii="Book Antiqua" w:eastAsia="Book Antiqua" w:hAnsi="Book Antiqua" w:cs="Book Antiqua"/>
            <w:b/>
          </w:rPr>
          <w:delText>MAPLERAD LIMITED</w:delText>
        </w:r>
      </w:del>
    </w:p>
    <w:p w14:paraId="00000089" w14:textId="77777777" w:rsidR="009F613E" w:rsidRDefault="00611E11">
      <w:pPr>
        <w:tabs>
          <w:tab w:val="left" w:pos="0"/>
          <w:tab w:val="left" w:pos="1080"/>
        </w:tabs>
        <w:spacing w:after="0" w:line="360" w:lineRule="auto"/>
        <w:jc w:val="both"/>
        <w:rPr>
          <w:del w:id="31" w:author="Lawyer" w:date="2026-05-27T18:20:00Z" w16du:dateUtc="2026-05-27T15:20:00Z"/>
          <w:rFonts w:ascii="Book Antiqua" w:eastAsia="Book Antiqua" w:hAnsi="Book Antiqua" w:cs="Book Antiqua"/>
        </w:rPr>
      </w:pPr>
      <w:del w:id="32" w:author="Lawyer" w:date="2026-05-27T18:20:00Z" w16du:dateUtc="2026-05-27T15:20:00Z">
        <w:r>
          <w:rPr>
            <w:rFonts w:ascii="Book Antiqua" w:eastAsia="Book Antiqua" w:hAnsi="Book Antiqua" w:cs="Book Antiqua"/>
          </w:rPr>
          <w:delText>Name:</w:delText>
        </w:r>
      </w:del>
    </w:p>
    <w:p w14:paraId="0000008A" w14:textId="77777777" w:rsidR="009F613E" w:rsidRDefault="00611E11">
      <w:pPr>
        <w:tabs>
          <w:tab w:val="left" w:pos="0"/>
          <w:tab w:val="left" w:pos="1080"/>
        </w:tabs>
        <w:spacing w:after="0" w:line="360" w:lineRule="auto"/>
        <w:jc w:val="both"/>
        <w:rPr>
          <w:del w:id="33" w:author="Lawyer" w:date="2026-05-27T18:20:00Z" w16du:dateUtc="2026-05-27T15:20:00Z"/>
          <w:rFonts w:ascii="Book Antiqua" w:eastAsia="Book Antiqua" w:hAnsi="Book Antiqua" w:cs="Book Antiqua"/>
        </w:rPr>
      </w:pPr>
      <w:del w:id="34" w:author="Lawyer" w:date="2026-05-27T18:20:00Z" w16du:dateUtc="2026-05-27T15:20:00Z">
        <w:r>
          <w:rPr>
            <w:rFonts w:ascii="Book Antiqua" w:eastAsia="Book Antiqua" w:hAnsi="Book Antiqua" w:cs="Book Antiqua"/>
          </w:rPr>
          <w:delText xml:space="preserve">Signature: </w:delTex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del>
    </w:p>
    <w:p w14:paraId="0000008B" w14:textId="77777777" w:rsidR="009F613E" w:rsidRDefault="00611E11">
      <w:pPr>
        <w:tabs>
          <w:tab w:val="left" w:pos="0"/>
          <w:tab w:val="left" w:pos="1080"/>
        </w:tabs>
        <w:spacing w:after="0" w:line="360" w:lineRule="auto"/>
        <w:jc w:val="both"/>
        <w:rPr>
          <w:del w:id="35" w:author="Lawyer" w:date="2026-05-27T18:20:00Z" w16du:dateUtc="2026-05-27T15:20:00Z"/>
          <w:rFonts w:ascii="Book Antiqua" w:eastAsia="Book Antiqua" w:hAnsi="Book Antiqua" w:cs="Book Antiqua"/>
        </w:rPr>
      </w:pPr>
      <w:del w:id="36" w:author="Lawyer" w:date="2026-05-27T18:20:00Z" w16du:dateUtc="2026-05-27T15:20:00Z">
        <w:r>
          <w:rPr>
            <w:rFonts w:ascii="Book Antiqua" w:eastAsia="Book Antiqua" w:hAnsi="Book Antiqua" w:cs="Book Antiqua"/>
          </w:rPr>
          <w:delText>Designation:</w:delTex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del>
    </w:p>
    <w:p w14:paraId="0000008C" w14:textId="77777777" w:rsidR="009F613E" w:rsidRDefault="00611E11">
      <w:pPr>
        <w:tabs>
          <w:tab w:val="left" w:pos="0"/>
          <w:tab w:val="left" w:pos="1080"/>
        </w:tabs>
        <w:spacing w:after="0" w:line="360" w:lineRule="auto"/>
        <w:jc w:val="both"/>
        <w:rPr>
          <w:del w:id="37" w:author="Lawyer" w:date="2026-05-27T18:20:00Z" w16du:dateUtc="2026-05-27T15:20:00Z"/>
          <w:rFonts w:ascii="Book Antiqua" w:eastAsia="Book Antiqua" w:hAnsi="Book Antiqua" w:cs="Book Antiqua"/>
        </w:rPr>
      </w:pPr>
      <w:del w:id="38" w:author="Lawyer" w:date="2026-05-27T18:20:00Z" w16du:dateUtc="2026-05-27T15:20:00Z">
        <w:r>
          <w:rPr>
            <w:rFonts w:ascii="Book Antiqua" w:eastAsia="Book Antiqua" w:hAnsi="Book Antiqua" w:cs="Book Antiqua"/>
          </w:rPr>
          <w:delText>Date:</w:delText>
        </w:r>
      </w:del>
    </w:p>
    <w:p w14:paraId="0000008D" w14:textId="77777777" w:rsidR="009F613E" w:rsidRDefault="009F613E">
      <w:pPr>
        <w:tabs>
          <w:tab w:val="left" w:pos="0"/>
          <w:tab w:val="left" w:pos="1080"/>
        </w:tabs>
        <w:spacing w:after="0" w:line="360" w:lineRule="auto"/>
        <w:jc w:val="both"/>
        <w:rPr>
          <w:del w:id="39" w:author="Lawyer" w:date="2026-05-27T18:20:00Z" w16du:dateUtc="2026-05-27T15:20:00Z"/>
          <w:rFonts w:ascii="Book Antiqua" w:eastAsia="Book Antiqua" w:hAnsi="Book Antiqua" w:cs="Book Antiqua"/>
          <w:sz w:val="6"/>
          <w:szCs w:val="6"/>
        </w:rPr>
      </w:pPr>
    </w:p>
    <w:p w14:paraId="0000008E" w14:textId="77777777" w:rsidR="009F613E" w:rsidRDefault="00611E11">
      <w:pPr>
        <w:tabs>
          <w:tab w:val="left" w:pos="0"/>
          <w:tab w:val="left" w:pos="1080"/>
        </w:tabs>
        <w:spacing w:after="0" w:line="360" w:lineRule="auto"/>
        <w:jc w:val="both"/>
        <w:rPr>
          <w:del w:id="40" w:author="Lawyer" w:date="2026-05-27T18:20:00Z" w16du:dateUtc="2026-05-27T15:20:00Z"/>
          <w:rFonts w:ascii="Book Antiqua" w:eastAsia="Book Antiqua" w:hAnsi="Book Antiqua" w:cs="Book Antiqua"/>
          <w:b/>
        </w:rPr>
      </w:pPr>
      <w:del w:id="41" w:author="Lawyer" w:date="2026-05-27T18:20:00Z" w16du:dateUtc="2026-05-27T15:20:00Z">
        <w:r>
          <w:rPr>
            <w:rFonts w:ascii="Book Antiqua" w:eastAsia="Book Antiqua" w:hAnsi="Book Antiqua" w:cs="Book Antiqua"/>
            <w:b/>
          </w:rPr>
          <w:delText>IN THE PRESENCE OF:</w:delText>
        </w:r>
      </w:del>
    </w:p>
    <w:p w14:paraId="0000008F" w14:textId="77777777" w:rsidR="009F613E" w:rsidRDefault="00611E11">
      <w:pPr>
        <w:tabs>
          <w:tab w:val="left" w:pos="0"/>
          <w:tab w:val="left" w:pos="1080"/>
        </w:tabs>
        <w:spacing w:after="0" w:line="360" w:lineRule="auto"/>
        <w:jc w:val="both"/>
        <w:rPr>
          <w:del w:id="42" w:author="Lawyer" w:date="2026-05-27T18:20:00Z" w16du:dateUtc="2026-05-27T15:20:00Z"/>
          <w:rFonts w:ascii="Book Antiqua" w:eastAsia="Book Antiqua" w:hAnsi="Book Antiqua" w:cs="Book Antiqua"/>
        </w:rPr>
      </w:pPr>
      <w:del w:id="43" w:author="Lawyer" w:date="2026-05-27T18:20:00Z" w16du:dateUtc="2026-05-27T15:20:00Z">
        <w:r>
          <w:rPr>
            <w:rFonts w:ascii="Book Antiqua" w:eastAsia="Book Antiqua" w:hAnsi="Book Antiqua" w:cs="Book Antiqua"/>
          </w:rPr>
          <w:delText>Name:</w:delText>
        </w:r>
      </w:del>
    </w:p>
    <w:p w14:paraId="00000090" w14:textId="77777777" w:rsidR="009F613E" w:rsidRDefault="00611E11">
      <w:pPr>
        <w:tabs>
          <w:tab w:val="left" w:pos="0"/>
          <w:tab w:val="left" w:pos="1080"/>
        </w:tabs>
        <w:spacing w:after="0" w:line="360" w:lineRule="auto"/>
        <w:jc w:val="both"/>
        <w:rPr>
          <w:del w:id="44" w:author="Lawyer" w:date="2026-05-27T18:20:00Z" w16du:dateUtc="2026-05-27T15:20:00Z"/>
          <w:rFonts w:ascii="Book Antiqua" w:eastAsia="Book Antiqua" w:hAnsi="Book Antiqua" w:cs="Book Antiqua"/>
        </w:rPr>
      </w:pPr>
      <w:del w:id="45" w:author="Lawyer" w:date="2026-05-27T18:20:00Z" w16du:dateUtc="2026-05-27T15:20:00Z">
        <w:r>
          <w:rPr>
            <w:rFonts w:ascii="Book Antiqua" w:eastAsia="Book Antiqua" w:hAnsi="Book Antiqua" w:cs="Book Antiqua"/>
          </w:rPr>
          <w:delText>Signature:</w:delText>
        </w:r>
      </w:del>
    </w:p>
    <w:p w14:paraId="00000091" w14:textId="77777777" w:rsidR="009F613E" w:rsidRDefault="00611E11">
      <w:pPr>
        <w:tabs>
          <w:tab w:val="left" w:pos="0"/>
          <w:tab w:val="left" w:pos="1080"/>
        </w:tabs>
        <w:spacing w:after="0" w:line="360" w:lineRule="auto"/>
        <w:jc w:val="both"/>
        <w:rPr>
          <w:del w:id="46" w:author="Lawyer" w:date="2026-05-27T18:20:00Z" w16du:dateUtc="2026-05-27T15:20:00Z"/>
          <w:rFonts w:ascii="Book Antiqua" w:eastAsia="Book Antiqua" w:hAnsi="Book Antiqua" w:cs="Book Antiqua"/>
        </w:rPr>
      </w:pPr>
      <w:del w:id="47" w:author="Lawyer" w:date="2026-05-27T18:20:00Z" w16du:dateUtc="2026-05-27T15:20:00Z">
        <w:r>
          <w:rPr>
            <w:rFonts w:ascii="Book Antiqua" w:eastAsia="Book Antiqua" w:hAnsi="Book Antiqua" w:cs="Book Antiqua"/>
          </w:rPr>
          <w:delText>Designation:</w:delText>
        </w:r>
      </w:del>
    </w:p>
    <w:p w14:paraId="00000092" w14:textId="77777777" w:rsidR="009F613E" w:rsidRDefault="00611E11">
      <w:pPr>
        <w:spacing w:line="360" w:lineRule="auto"/>
        <w:jc w:val="both"/>
        <w:rPr>
          <w:del w:id="48" w:author="Lawyer" w:date="2026-05-27T18:20:00Z" w16du:dateUtc="2026-05-27T15:20:00Z"/>
          <w:rFonts w:ascii="Book Antiqua" w:eastAsia="Book Antiqua" w:hAnsi="Book Antiqua" w:cs="Book Antiqua"/>
        </w:rPr>
      </w:pPr>
      <w:del w:id="49" w:author="Lawyer" w:date="2026-05-27T18:20:00Z" w16du:dateUtc="2026-05-27T15:20:00Z">
        <w:r>
          <w:rPr>
            <w:rFonts w:ascii="Book Antiqua" w:eastAsia="Book Antiqua" w:hAnsi="Book Antiqua" w:cs="Book Antiqua"/>
          </w:rPr>
          <w:delText>Date:</w:delText>
        </w:r>
      </w:del>
    </w:p>
    <w:p w14:paraId="00000093" w14:textId="77777777" w:rsidR="009F613E" w:rsidRDefault="00611E11">
      <w:pPr>
        <w:tabs>
          <w:tab w:val="left" w:pos="0"/>
          <w:tab w:val="left" w:pos="1080"/>
        </w:tabs>
        <w:spacing w:after="0" w:line="240" w:lineRule="auto"/>
        <w:jc w:val="both"/>
        <w:rPr>
          <w:del w:id="50" w:author="Lawyer" w:date="2026-05-27T18:20:00Z" w16du:dateUtc="2026-05-27T15:20:00Z"/>
          <w:rFonts w:ascii="Book Antiqua" w:eastAsia="Book Antiqua" w:hAnsi="Book Antiqua" w:cs="Book Antiqua"/>
          <w:b/>
        </w:rPr>
      </w:pPr>
      <w:del w:id="51" w:author="Lawyer" w:date="2026-05-27T18:20:00Z" w16du:dateUtc="2026-05-27T15:20:00Z">
        <w:r>
          <w:rPr>
            <w:rFonts w:ascii="Book Antiqua" w:eastAsia="Book Antiqua" w:hAnsi="Book Antiqua" w:cs="Book Antiqua"/>
            <w:b/>
          </w:rPr>
          <w:delText>Signed for and on behalf of:</w:delText>
        </w:r>
      </w:del>
    </w:p>
    <w:p w14:paraId="00000094" w14:textId="77777777" w:rsidR="009F613E" w:rsidRDefault="00611E11">
      <w:pPr>
        <w:tabs>
          <w:tab w:val="left" w:pos="0"/>
          <w:tab w:val="left" w:pos="1080"/>
        </w:tabs>
        <w:spacing w:after="0" w:line="360" w:lineRule="auto"/>
        <w:jc w:val="both"/>
        <w:rPr>
          <w:del w:id="52" w:author="Lawyer" w:date="2026-05-27T18:20:00Z" w16du:dateUtc="2026-05-27T15:20:00Z"/>
          <w:rFonts w:ascii="Book Antiqua" w:eastAsia="Book Antiqua" w:hAnsi="Book Antiqua" w:cs="Book Antiqua"/>
          <w:b/>
        </w:rPr>
      </w:pPr>
      <w:del w:id="53" w:author="Lawyer" w:date="2026-05-27T18:20:00Z" w16du:dateUtc="2026-05-27T15:20:00Z">
        <w:r>
          <w:rPr>
            <w:rFonts w:ascii="Book Antiqua" w:eastAsia="Book Antiqua" w:hAnsi="Book Antiqua" w:cs="Book Antiqua"/>
            <w:b/>
            <w:highlight w:val="yellow"/>
          </w:rPr>
          <w:delText>{INSERT COMPANY NAME}</w:delText>
        </w:r>
      </w:del>
    </w:p>
    <w:p w14:paraId="00000095" w14:textId="77777777" w:rsidR="009F613E" w:rsidRDefault="00611E11">
      <w:pPr>
        <w:tabs>
          <w:tab w:val="left" w:pos="0"/>
          <w:tab w:val="left" w:pos="1080"/>
        </w:tabs>
        <w:spacing w:after="0" w:line="360" w:lineRule="auto"/>
        <w:jc w:val="both"/>
        <w:rPr>
          <w:del w:id="54" w:author="Lawyer" w:date="2026-05-27T18:20:00Z" w16du:dateUtc="2026-05-27T15:20:00Z"/>
          <w:rFonts w:ascii="Book Antiqua" w:eastAsia="Book Antiqua" w:hAnsi="Book Antiqua" w:cs="Book Antiqua"/>
        </w:rPr>
      </w:pPr>
      <w:del w:id="55" w:author="Lawyer" w:date="2026-05-27T18:20:00Z" w16du:dateUtc="2026-05-27T15:20:00Z">
        <w:r>
          <w:rPr>
            <w:rFonts w:ascii="Book Antiqua" w:eastAsia="Book Antiqua" w:hAnsi="Book Antiqua" w:cs="Book Antiqua"/>
          </w:rPr>
          <w:delText>Name:</w:delText>
        </w:r>
      </w:del>
    </w:p>
    <w:p w14:paraId="00000096" w14:textId="77777777" w:rsidR="009F613E" w:rsidRDefault="00611E11">
      <w:pPr>
        <w:tabs>
          <w:tab w:val="left" w:pos="0"/>
          <w:tab w:val="left" w:pos="1080"/>
        </w:tabs>
        <w:spacing w:after="0" w:line="360" w:lineRule="auto"/>
        <w:jc w:val="both"/>
        <w:rPr>
          <w:del w:id="56" w:author="Lawyer" w:date="2026-05-27T18:20:00Z" w16du:dateUtc="2026-05-27T15:20:00Z"/>
          <w:rFonts w:ascii="Book Antiqua" w:eastAsia="Book Antiqua" w:hAnsi="Book Antiqua" w:cs="Book Antiqua"/>
        </w:rPr>
      </w:pPr>
      <w:del w:id="57" w:author="Lawyer" w:date="2026-05-27T18:20:00Z" w16du:dateUtc="2026-05-27T15:20:00Z">
        <w:r>
          <w:rPr>
            <w:rFonts w:ascii="Book Antiqua" w:eastAsia="Book Antiqua" w:hAnsi="Book Antiqua" w:cs="Book Antiqua"/>
          </w:rPr>
          <w:delText xml:space="preserve">Signature: </w:delTex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del>
    </w:p>
    <w:p w14:paraId="00000097" w14:textId="77777777" w:rsidR="009F613E" w:rsidRDefault="00611E11">
      <w:pPr>
        <w:tabs>
          <w:tab w:val="left" w:pos="0"/>
          <w:tab w:val="left" w:pos="1080"/>
        </w:tabs>
        <w:spacing w:after="0" w:line="360" w:lineRule="auto"/>
        <w:jc w:val="both"/>
        <w:rPr>
          <w:del w:id="58" w:author="Lawyer" w:date="2026-05-27T18:20:00Z" w16du:dateUtc="2026-05-27T15:20:00Z"/>
          <w:rFonts w:ascii="Book Antiqua" w:eastAsia="Book Antiqua" w:hAnsi="Book Antiqua" w:cs="Book Antiqua"/>
        </w:rPr>
      </w:pPr>
      <w:del w:id="59" w:author="Lawyer" w:date="2026-05-27T18:20:00Z" w16du:dateUtc="2026-05-27T15:20:00Z">
        <w:r>
          <w:rPr>
            <w:rFonts w:ascii="Book Antiqua" w:eastAsia="Book Antiqua" w:hAnsi="Book Antiqua" w:cs="Book Antiqua"/>
          </w:rPr>
          <w:delText>Occupation:</w:delTex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del>
    </w:p>
    <w:p w14:paraId="00000098" w14:textId="77777777" w:rsidR="009F613E" w:rsidRDefault="00611E11">
      <w:pPr>
        <w:tabs>
          <w:tab w:val="left" w:pos="0"/>
          <w:tab w:val="left" w:pos="1080"/>
        </w:tabs>
        <w:spacing w:after="0" w:line="360" w:lineRule="auto"/>
        <w:jc w:val="both"/>
        <w:rPr>
          <w:del w:id="60" w:author="Lawyer" w:date="2026-05-27T18:20:00Z" w16du:dateUtc="2026-05-27T15:20:00Z"/>
          <w:rFonts w:ascii="Book Antiqua" w:eastAsia="Book Antiqua" w:hAnsi="Book Antiqua" w:cs="Book Antiqua"/>
        </w:rPr>
      </w:pPr>
      <w:del w:id="61" w:author="Lawyer" w:date="2026-05-27T18:20:00Z" w16du:dateUtc="2026-05-27T15:20:00Z">
        <w:r>
          <w:rPr>
            <w:rFonts w:ascii="Book Antiqua" w:eastAsia="Book Antiqua" w:hAnsi="Book Antiqua" w:cs="Book Antiqua"/>
          </w:rPr>
          <w:delText>Date:</w:delText>
        </w:r>
      </w:del>
    </w:p>
    <w:p w14:paraId="00000099" w14:textId="77777777" w:rsidR="009F613E" w:rsidRDefault="00611E11">
      <w:pPr>
        <w:tabs>
          <w:tab w:val="left" w:pos="0"/>
          <w:tab w:val="left" w:pos="1080"/>
        </w:tabs>
        <w:spacing w:after="0" w:line="360" w:lineRule="auto"/>
        <w:jc w:val="both"/>
        <w:rPr>
          <w:del w:id="62" w:author="Lawyer" w:date="2026-05-27T18:20:00Z" w16du:dateUtc="2026-05-27T15:20:00Z"/>
          <w:rFonts w:ascii="Book Antiqua" w:eastAsia="Book Antiqua" w:hAnsi="Book Antiqua" w:cs="Book Antiqua"/>
        </w:rPr>
      </w:pPr>
      <w:del w:id="63" w:author="Lawyer" w:date="2026-05-27T18:20:00Z" w16du:dateUtc="2026-05-27T15:20:00Z">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del>
    </w:p>
    <w:p w14:paraId="0000009A" w14:textId="77777777" w:rsidR="009F613E" w:rsidRDefault="00611E11">
      <w:pPr>
        <w:tabs>
          <w:tab w:val="left" w:pos="0"/>
          <w:tab w:val="left" w:pos="1080"/>
        </w:tabs>
        <w:spacing w:after="0" w:line="360" w:lineRule="auto"/>
        <w:jc w:val="both"/>
        <w:rPr>
          <w:del w:id="64" w:author="Lawyer" w:date="2026-05-27T18:20:00Z" w16du:dateUtc="2026-05-27T15:20:00Z"/>
          <w:rFonts w:ascii="Book Antiqua" w:eastAsia="Book Antiqua" w:hAnsi="Book Antiqua" w:cs="Book Antiqua"/>
          <w:b/>
        </w:rPr>
      </w:pPr>
      <w:del w:id="65" w:author="Lawyer" w:date="2026-05-27T18:20:00Z" w16du:dateUtc="2026-05-27T15:20:00Z">
        <w:r>
          <w:rPr>
            <w:rFonts w:ascii="Book Antiqua" w:eastAsia="Book Antiqua" w:hAnsi="Book Antiqua" w:cs="Book Antiqua"/>
            <w:b/>
          </w:rPr>
          <w:delText>IN THE PRESENCE OF:</w:delText>
        </w:r>
      </w:del>
    </w:p>
    <w:p w14:paraId="0000009B" w14:textId="77777777" w:rsidR="009F613E" w:rsidRDefault="00611E11">
      <w:pPr>
        <w:tabs>
          <w:tab w:val="left" w:pos="0"/>
          <w:tab w:val="left" w:pos="1080"/>
        </w:tabs>
        <w:spacing w:after="0" w:line="360" w:lineRule="auto"/>
        <w:jc w:val="both"/>
        <w:rPr>
          <w:del w:id="66" w:author="Lawyer" w:date="2026-05-27T18:20:00Z" w16du:dateUtc="2026-05-27T15:20:00Z"/>
          <w:rFonts w:ascii="Book Antiqua" w:eastAsia="Book Antiqua" w:hAnsi="Book Antiqua" w:cs="Book Antiqua"/>
        </w:rPr>
      </w:pPr>
      <w:del w:id="67" w:author="Lawyer" w:date="2026-05-27T18:20:00Z" w16du:dateUtc="2026-05-27T15:20:00Z">
        <w:r>
          <w:rPr>
            <w:rFonts w:ascii="Book Antiqua" w:eastAsia="Book Antiqua" w:hAnsi="Book Antiqua" w:cs="Book Antiqua"/>
          </w:rPr>
          <w:delText>Name:</w:delText>
        </w:r>
      </w:del>
    </w:p>
    <w:p w14:paraId="0000009C" w14:textId="77777777" w:rsidR="009F613E" w:rsidRDefault="00611E11">
      <w:pPr>
        <w:tabs>
          <w:tab w:val="left" w:pos="0"/>
          <w:tab w:val="left" w:pos="1080"/>
        </w:tabs>
        <w:spacing w:after="0" w:line="360" w:lineRule="auto"/>
        <w:jc w:val="both"/>
        <w:rPr>
          <w:del w:id="68" w:author="Lawyer" w:date="2026-05-27T18:20:00Z" w16du:dateUtc="2026-05-27T15:20:00Z"/>
          <w:rFonts w:ascii="Book Antiqua" w:eastAsia="Book Antiqua" w:hAnsi="Book Antiqua" w:cs="Book Antiqua"/>
        </w:rPr>
      </w:pPr>
      <w:del w:id="69" w:author="Lawyer" w:date="2026-05-27T18:20:00Z" w16du:dateUtc="2026-05-27T15:20:00Z">
        <w:r>
          <w:rPr>
            <w:rFonts w:ascii="Book Antiqua" w:eastAsia="Book Antiqua" w:hAnsi="Book Antiqua" w:cs="Book Antiqua"/>
          </w:rPr>
          <w:delText>Signature:</w:delText>
        </w:r>
      </w:del>
    </w:p>
    <w:p w14:paraId="0000009D" w14:textId="77777777" w:rsidR="009F613E" w:rsidRDefault="00611E11">
      <w:pPr>
        <w:tabs>
          <w:tab w:val="left" w:pos="0"/>
          <w:tab w:val="left" w:pos="1080"/>
        </w:tabs>
        <w:spacing w:after="0" w:line="360" w:lineRule="auto"/>
        <w:jc w:val="both"/>
        <w:rPr>
          <w:del w:id="70" w:author="Lawyer" w:date="2026-05-27T18:20:00Z" w16du:dateUtc="2026-05-27T15:20:00Z"/>
          <w:rFonts w:ascii="Book Antiqua" w:eastAsia="Book Antiqua" w:hAnsi="Book Antiqua" w:cs="Book Antiqua"/>
        </w:rPr>
      </w:pPr>
      <w:del w:id="71" w:author="Lawyer" w:date="2026-05-27T18:20:00Z" w16du:dateUtc="2026-05-27T15:20:00Z">
        <w:r>
          <w:rPr>
            <w:rFonts w:ascii="Book Antiqua" w:eastAsia="Book Antiqua" w:hAnsi="Book Antiqua" w:cs="Book Antiqua"/>
          </w:rPr>
          <w:delText>Designation:</w:delText>
        </w:r>
      </w:del>
    </w:p>
    <w:p w14:paraId="0000009E" w14:textId="77777777" w:rsidR="009F613E" w:rsidRDefault="00611E11">
      <w:pPr>
        <w:spacing w:line="360" w:lineRule="auto"/>
        <w:jc w:val="both"/>
        <w:rPr>
          <w:del w:id="72" w:author="Lawyer" w:date="2026-05-27T18:20:00Z" w16du:dateUtc="2026-05-27T15:20:00Z"/>
          <w:rFonts w:ascii="Book Antiqua" w:eastAsia="Book Antiqua" w:hAnsi="Book Antiqua" w:cs="Book Antiqua"/>
        </w:rPr>
      </w:pPr>
      <w:del w:id="73" w:author="Lawyer" w:date="2026-05-27T18:20:00Z" w16du:dateUtc="2026-05-27T15:20:00Z">
        <w:r>
          <w:rPr>
            <w:rFonts w:ascii="Book Antiqua" w:eastAsia="Book Antiqua" w:hAnsi="Book Antiqua" w:cs="Book Antiqua"/>
          </w:rPr>
          <w:delText>Date:</w:delText>
        </w:r>
      </w:del>
    </w:p>
    <w:p w14:paraId="0000009F" w14:textId="77777777" w:rsidR="009F613E" w:rsidRDefault="009F613E">
      <w:pPr>
        <w:spacing w:line="256" w:lineRule="auto"/>
        <w:rPr>
          <w:del w:id="74" w:author="Lawyer" w:date="2026-05-27T18:20:00Z" w16du:dateUtc="2026-05-27T15:20:00Z"/>
        </w:rPr>
      </w:pPr>
    </w:p>
    <w:p w14:paraId="000000A0" w14:textId="77777777" w:rsidR="009F613E" w:rsidRDefault="009F613E">
      <w:pPr>
        <w:spacing w:line="256" w:lineRule="auto"/>
        <w:rPr>
          <w:del w:id="75" w:author="Lawyer" w:date="2026-05-27T18:20:00Z" w16du:dateUtc="2026-05-27T15:20:00Z"/>
        </w:rPr>
      </w:pPr>
    </w:p>
    <w:p w14:paraId="000000A1" w14:textId="77777777" w:rsidR="009F613E" w:rsidRDefault="009F613E">
      <w:pPr>
        <w:rPr>
          <w:del w:id="76" w:author="Lawyer" w:date="2026-05-27T18:20:00Z" w16du:dateUtc="2026-05-27T15:20:00Z"/>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50E8" w14:paraId="5629C68B" w14:textId="77777777" w:rsidTr="006D50E8">
        <w:trPr>
          <w:ins w:id="77" w:author="Lawyer" w:date="2026-05-27T18:20:00Z"/>
        </w:trPr>
        <w:tc>
          <w:tcPr>
            <w:tcW w:w="4508" w:type="dxa"/>
          </w:tcPr>
          <w:p w14:paraId="3CB41852" w14:textId="77777777" w:rsidR="006D50E8" w:rsidRPr="006D50E8" w:rsidRDefault="006D50E8" w:rsidP="006D50E8">
            <w:pPr>
              <w:tabs>
                <w:tab w:val="left" w:pos="0"/>
                <w:tab w:val="left" w:pos="1080"/>
              </w:tabs>
              <w:jc w:val="both"/>
              <w:rPr>
                <w:ins w:id="78" w:author="Lawyer" w:date="2026-05-27T18:20:00Z" w16du:dateUtc="2026-05-27T15:20:00Z"/>
                <w:rFonts w:ascii="Book Antiqua" w:eastAsia="Book Antiqua" w:hAnsi="Book Antiqua" w:cs="Book Antiqua"/>
                <w:b/>
              </w:rPr>
            </w:pPr>
            <w:ins w:id="79" w:author="Lawyer" w:date="2026-05-27T18:20:00Z" w16du:dateUtc="2026-05-27T15:20:00Z">
              <w:r w:rsidRPr="006D50E8">
                <w:rPr>
                  <w:rFonts w:ascii="Book Antiqua" w:eastAsia="Book Antiqua" w:hAnsi="Book Antiqua" w:cs="Book Antiqua"/>
                  <w:b/>
                </w:rPr>
                <w:t>Signed for and on behalf of:</w:t>
              </w:r>
            </w:ins>
          </w:p>
          <w:p w14:paraId="6415D8EE" w14:textId="77777777" w:rsidR="006D50E8" w:rsidRPr="006D50E8" w:rsidRDefault="006D50E8" w:rsidP="006D50E8">
            <w:pPr>
              <w:tabs>
                <w:tab w:val="left" w:pos="0"/>
                <w:tab w:val="left" w:pos="1080"/>
              </w:tabs>
              <w:spacing w:line="360" w:lineRule="auto"/>
              <w:jc w:val="both"/>
              <w:rPr>
                <w:ins w:id="80" w:author="Lawyer" w:date="2026-05-27T18:20:00Z" w16du:dateUtc="2026-05-27T15:20:00Z"/>
                <w:rFonts w:ascii="Book Antiqua" w:eastAsia="Book Antiqua" w:hAnsi="Book Antiqua" w:cs="Book Antiqua"/>
                <w:b/>
                <w:sz w:val="4"/>
                <w:szCs w:val="4"/>
              </w:rPr>
            </w:pPr>
            <w:ins w:id="81" w:author="Lawyer" w:date="2026-05-27T18:20:00Z" w16du:dateUtc="2026-05-27T15:20:00Z">
              <w:r w:rsidRPr="006D50E8">
                <w:rPr>
                  <w:rFonts w:ascii="Book Antiqua" w:eastAsia="Book Antiqua" w:hAnsi="Book Antiqua" w:cs="Book Antiqua"/>
                  <w:b/>
                </w:rPr>
                <w:t>MAPLERAD LIMITED</w:t>
              </w:r>
            </w:ins>
          </w:p>
          <w:p w14:paraId="4EF90EFC" w14:textId="77777777" w:rsidR="006D50E8" w:rsidRPr="006D50E8" w:rsidRDefault="006D50E8">
            <w:pPr>
              <w:tabs>
                <w:tab w:val="left" w:pos="0"/>
                <w:tab w:val="left" w:pos="1080"/>
              </w:tabs>
              <w:jc w:val="both"/>
              <w:rPr>
                <w:ins w:id="82" w:author="Lawyer" w:date="2026-05-27T18:20:00Z" w16du:dateUtc="2026-05-27T15:20:00Z"/>
                <w:rFonts w:ascii="Book Antiqua" w:eastAsia="Book Antiqua" w:hAnsi="Book Antiqua" w:cs="Book Antiqua"/>
                <w:b/>
                <w:lang w:val="uk-UA"/>
              </w:rPr>
            </w:pPr>
          </w:p>
        </w:tc>
        <w:tc>
          <w:tcPr>
            <w:tcW w:w="4508" w:type="dxa"/>
          </w:tcPr>
          <w:p w14:paraId="1A15B211" w14:textId="77777777" w:rsidR="006D50E8" w:rsidRPr="006D50E8" w:rsidRDefault="006D50E8" w:rsidP="006D50E8">
            <w:pPr>
              <w:tabs>
                <w:tab w:val="left" w:pos="0"/>
                <w:tab w:val="left" w:pos="1080"/>
              </w:tabs>
              <w:jc w:val="both"/>
              <w:rPr>
                <w:ins w:id="83" w:author="Lawyer" w:date="2026-05-27T18:20:00Z" w16du:dateUtc="2026-05-27T15:20:00Z"/>
                <w:rFonts w:ascii="Book Antiqua" w:eastAsia="Book Antiqua" w:hAnsi="Book Antiqua" w:cs="Book Antiqua"/>
                <w:b/>
              </w:rPr>
            </w:pPr>
            <w:ins w:id="84" w:author="Lawyer" w:date="2026-05-27T18:20:00Z" w16du:dateUtc="2026-05-27T15:20:00Z">
              <w:r w:rsidRPr="006D50E8">
                <w:rPr>
                  <w:rFonts w:ascii="Book Antiqua" w:eastAsia="Book Antiqua" w:hAnsi="Book Antiqua" w:cs="Book Antiqua"/>
                  <w:b/>
                </w:rPr>
                <w:t>Signed for and on behalf of:</w:t>
              </w:r>
            </w:ins>
          </w:p>
          <w:p w14:paraId="4D5CE515" w14:textId="77777777" w:rsidR="006D50E8" w:rsidRPr="006D50E8" w:rsidRDefault="006D50E8" w:rsidP="006D50E8">
            <w:pPr>
              <w:tabs>
                <w:tab w:val="left" w:pos="0"/>
                <w:tab w:val="left" w:pos="1080"/>
              </w:tabs>
              <w:spacing w:line="360" w:lineRule="auto"/>
              <w:jc w:val="both"/>
              <w:rPr>
                <w:ins w:id="85" w:author="Lawyer" w:date="2026-05-27T18:20:00Z" w16du:dateUtc="2026-05-27T15:20:00Z"/>
                <w:rFonts w:ascii="Book Antiqua" w:eastAsia="Book Antiqua" w:hAnsi="Book Antiqua" w:cs="Book Antiqua"/>
                <w:b/>
              </w:rPr>
            </w:pPr>
            <w:ins w:id="86" w:author="Lawyer" w:date="2026-05-27T18:20:00Z" w16du:dateUtc="2026-05-27T15:20:00Z">
              <w:r w:rsidRPr="006D50E8">
                <w:rPr>
                  <w:rFonts w:ascii="Book Antiqua" w:eastAsia="Book Antiqua" w:hAnsi="Book Antiqua" w:cs="Book Antiqua"/>
                  <w:b/>
                </w:rPr>
                <w:t>AVADA LTD</w:t>
              </w:r>
            </w:ins>
          </w:p>
          <w:p w14:paraId="43C0CA9D" w14:textId="77777777" w:rsidR="006D50E8" w:rsidRPr="006D50E8" w:rsidRDefault="006D50E8">
            <w:pPr>
              <w:tabs>
                <w:tab w:val="left" w:pos="0"/>
                <w:tab w:val="left" w:pos="1080"/>
              </w:tabs>
              <w:jc w:val="both"/>
              <w:rPr>
                <w:ins w:id="87" w:author="Lawyer" w:date="2026-05-27T18:20:00Z" w16du:dateUtc="2026-05-27T15:20:00Z"/>
                <w:rFonts w:ascii="Book Antiqua" w:eastAsia="Book Antiqua" w:hAnsi="Book Antiqua" w:cs="Book Antiqua"/>
                <w:b/>
                <w:lang w:val="uk-UA"/>
              </w:rPr>
            </w:pPr>
          </w:p>
        </w:tc>
      </w:tr>
      <w:tr w:rsidR="006D50E8" w14:paraId="657863E9" w14:textId="77777777" w:rsidTr="006D50E8">
        <w:trPr>
          <w:trHeight w:val="1936"/>
          <w:ins w:id="88" w:author="Lawyer" w:date="2026-05-27T18:20:00Z"/>
        </w:trPr>
        <w:tc>
          <w:tcPr>
            <w:tcW w:w="4508" w:type="dxa"/>
          </w:tcPr>
          <w:p w14:paraId="1BB2B6B6" w14:textId="77777777" w:rsidR="006D50E8" w:rsidRPr="006D50E8" w:rsidRDefault="006D50E8">
            <w:pPr>
              <w:tabs>
                <w:tab w:val="left" w:pos="0"/>
                <w:tab w:val="left" w:pos="1080"/>
              </w:tabs>
              <w:jc w:val="both"/>
              <w:rPr>
                <w:ins w:id="89" w:author="Lawyer" w:date="2026-05-27T18:20:00Z" w16du:dateUtc="2026-05-27T15:20:00Z"/>
                <w:rFonts w:ascii="Book Antiqua" w:eastAsia="Book Antiqua" w:hAnsi="Book Antiqua" w:cs="Book Antiqua"/>
                <w:b/>
                <w:lang w:val="uk-UA"/>
              </w:rPr>
            </w:pPr>
          </w:p>
        </w:tc>
        <w:tc>
          <w:tcPr>
            <w:tcW w:w="4508" w:type="dxa"/>
          </w:tcPr>
          <w:p w14:paraId="32183364" w14:textId="77777777" w:rsidR="006D50E8" w:rsidRPr="006D50E8" w:rsidRDefault="006D50E8">
            <w:pPr>
              <w:tabs>
                <w:tab w:val="left" w:pos="0"/>
                <w:tab w:val="left" w:pos="1080"/>
              </w:tabs>
              <w:jc w:val="both"/>
              <w:rPr>
                <w:ins w:id="90" w:author="Lawyer" w:date="2026-05-27T18:20:00Z" w16du:dateUtc="2026-05-27T15:20:00Z"/>
                <w:rFonts w:ascii="Book Antiqua" w:eastAsia="Book Antiqua" w:hAnsi="Book Antiqua" w:cs="Book Antiqua"/>
                <w:b/>
                <w:lang w:val="uk-UA"/>
              </w:rPr>
            </w:pPr>
          </w:p>
        </w:tc>
      </w:tr>
      <w:tr w:rsidR="006D50E8" w14:paraId="5195D7B0" w14:textId="77777777" w:rsidTr="006D50E8">
        <w:trPr>
          <w:ins w:id="91" w:author="Lawyer" w:date="2026-05-27T18:20:00Z"/>
        </w:trPr>
        <w:tc>
          <w:tcPr>
            <w:tcW w:w="4508" w:type="dxa"/>
          </w:tcPr>
          <w:p w14:paraId="569DC0A7" w14:textId="1CF65360" w:rsidR="006D50E8" w:rsidRPr="006D50E8" w:rsidRDefault="005A2D59">
            <w:pPr>
              <w:tabs>
                <w:tab w:val="left" w:pos="0"/>
                <w:tab w:val="left" w:pos="1080"/>
              </w:tabs>
              <w:jc w:val="both"/>
              <w:rPr>
                <w:ins w:id="92" w:author="Lawyer" w:date="2026-05-27T18:20:00Z" w16du:dateUtc="2026-05-27T15:20:00Z"/>
                <w:rFonts w:ascii="Book Antiqua" w:eastAsia="Book Antiqua" w:hAnsi="Book Antiqua" w:cs="Book Antiqua"/>
                <w:b/>
                <w:lang w:val="uk-UA"/>
              </w:rPr>
            </w:pPr>
            <w:r w:rsidRPr="005A2D59">
              <w:rPr>
                <w:rFonts w:ascii="Book Antiqua" w:eastAsia="Book Antiqua" w:hAnsi="Book Antiqua" w:cs="Book Antiqua"/>
                <w:b/>
                <w:lang w:val="uk-UA"/>
              </w:rPr>
              <w:t>Obinna Chukwujioke, Director</w:t>
            </w:r>
          </w:p>
        </w:tc>
        <w:tc>
          <w:tcPr>
            <w:tcW w:w="4508" w:type="dxa"/>
          </w:tcPr>
          <w:p w14:paraId="7CF4ACCB" w14:textId="497F11C8" w:rsidR="006D50E8" w:rsidRPr="006D50E8" w:rsidRDefault="006D50E8">
            <w:pPr>
              <w:tabs>
                <w:tab w:val="left" w:pos="0"/>
                <w:tab w:val="left" w:pos="1080"/>
              </w:tabs>
              <w:jc w:val="both"/>
              <w:rPr>
                <w:ins w:id="93" w:author="Lawyer" w:date="2026-05-27T18:20:00Z" w16du:dateUtc="2026-05-27T15:20:00Z"/>
                <w:rFonts w:ascii="Book Antiqua" w:eastAsia="Book Antiqua" w:hAnsi="Book Antiqua" w:cs="Book Antiqua"/>
                <w:b/>
                <w:lang w:val="en-US"/>
              </w:rPr>
            </w:pPr>
            <w:ins w:id="94" w:author="Lawyer" w:date="2026-05-27T18:20:00Z" w16du:dateUtc="2026-05-27T15:20:00Z">
              <w:r w:rsidRPr="006D50E8">
                <w:rPr>
                  <w:rFonts w:ascii="Book Antiqua" w:eastAsia="Book Antiqua" w:hAnsi="Book Antiqua" w:cs="Book Antiqua"/>
                  <w:b/>
                  <w:lang w:val="uk-UA"/>
                </w:rPr>
                <w:t>Daria Yevmenchuk</w:t>
              </w:r>
              <w:r w:rsidRPr="006D50E8">
                <w:rPr>
                  <w:rFonts w:ascii="Book Antiqua" w:eastAsia="Book Antiqua" w:hAnsi="Book Antiqua" w:cs="Book Antiqua"/>
                  <w:b/>
                  <w:lang w:val="en-US"/>
                </w:rPr>
                <w:t>, Authorized Representative</w:t>
              </w:r>
            </w:ins>
          </w:p>
        </w:tc>
      </w:tr>
      <w:tr w:rsidR="006D50E8" w14:paraId="2D767347" w14:textId="77777777" w:rsidTr="006D50E8">
        <w:trPr>
          <w:ins w:id="95" w:author="Lawyer" w:date="2026-05-27T18:20:00Z"/>
        </w:trPr>
        <w:tc>
          <w:tcPr>
            <w:tcW w:w="4508" w:type="dxa"/>
          </w:tcPr>
          <w:p w14:paraId="7C806329" w14:textId="626D8701" w:rsidR="006D50E8" w:rsidRPr="006D50E8" w:rsidRDefault="006D50E8">
            <w:pPr>
              <w:tabs>
                <w:tab w:val="left" w:pos="0"/>
                <w:tab w:val="left" w:pos="1080"/>
              </w:tabs>
              <w:jc w:val="both"/>
              <w:rPr>
                <w:ins w:id="96" w:author="Lawyer" w:date="2026-05-27T18:20:00Z" w16du:dateUtc="2026-05-27T15:20:00Z"/>
                <w:rFonts w:ascii="Book Antiqua" w:eastAsia="Book Antiqua" w:hAnsi="Book Antiqua" w:cs="Book Antiqua"/>
                <w:b/>
                <w:lang w:val="en-US"/>
              </w:rPr>
            </w:pPr>
            <w:ins w:id="97" w:author="Lawyer" w:date="2026-05-27T18:20:00Z" w16du:dateUtc="2026-05-27T15:20:00Z">
              <w:r w:rsidRPr="006D50E8">
                <w:rPr>
                  <w:rFonts w:ascii="Book Antiqua" w:eastAsia="Book Antiqua" w:hAnsi="Book Antiqua" w:cs="Book Antiqua"/>
                  <w:b/>
                  <w:lang w:val="en-US"/>
                </w:rPr>
                <w:t>Date:</w:t>
              </w:r>
            </w:ins>
          </w:p>
        </w:tc>
        <w:tc>
          <w:tcPr>
            <w:tcW w:w="4508" w:type="dxa"/>
          </w:tcPr>
          <w:p w14:paraId="64690F22" w14:textId="4E23A1B4" w:rsidR="006D50E8" w:rsidRPr="006D50E8" w:rsidRDefault="006D50E8">
            <w:pPr>
              <w:tabs>
                <w:tab w:val="left" w:pos="0"/>
                <w:tab w:val="left" w:pos="1080"/>
              </w:tabs>
              <w:jc w:val="both"/>
              <w:rPr>
                <w:ins w:id="98" w:author="Lawyer" w:date="2026-05-27T18:20:00Z" w16du:dateUtc="2026-05-27T15:20:00Z"/>
                <w:rFonts w:ascii="Book Antiqua" w:eastAsia="Book Antiqua" w:hAnsi="Book Antiqua" w:cs="Book Antiqua"/>
                <w:b/>
                <w:lang w:val="en-US"/>
              </w:rPr>
            </w:pPr>
            <w:ins w:id="99" w:author="Lawyer" w:date="2026-05-27T18:20:00Z" w16du:dateUtc="2026-05-27T15:20:00Z">
              <w:r w:rsidRPr="006D50E8">
                <w:rPr>
                  <w:rFonts w:ascii="Book Antiqua" w:eastAsia="Book Antiqua" w:hAnsi="Book Antiqua" w:cs="Book Antiqua"/>
                  <w:b/>
                  <w:lang w:val="en-US"/>
                </w:rPr>
                <w:t>Date:</w:t>
              </w:r>
            </w:ins>
          </w:p>
        </w:tc>
      </w:tr>
    </w:tbl>
    <w:p w14:paraId="000000A2" w14:textId="77777777" w:rsidR="009F613E" w:rsidRPr="006D50E8" w:rsidRDefault="009F613E">
      <w:pPr>
        <w:rPr>
          <w:lang w:val="en-US"/>
          <w:rPrChange w:id="100" w:author="Lawyer" w:date="2026-05-27T18:20:00Z" w16du:dateUtc="2026-05-27T15:20:00Z">
            <w:rPr/>
          </w:rPrChange>
        </w:rPr>
      </w:pPr>
    </w:p>
    <w:sectPr w:rsidR="009F613E" w:rsidRPr="006D50E8">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F2E0" w14:textId="77777777" w:rsidR="00B6138D" w:rsidRDefault="00B6138D">
      <w:pPr>
        <w:spacing w:after="0" w:line="240" w:lineRule="auto"/>
      </w:pPr>
      <w:r>
        <w:separator/>
      </w:r>
    </w:p>
  </w:endnote>
  <w:endnote w:type="continuationSeparator" w:id="0">
    <w:p w14:paraId="771380DB" w14:textId="77777777" w:rsidR="00B6138D" w:rsidRDefault="00B6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3A67C88A" w:rsidR="009F613E" w:rsidRDefault="00611E11">
    <w:pPr>
      <w:tabs>
        <w:tab w:val="center" w:pos="4550"/>
        <w:tab w:val="left" w:pos="5818"/>
      </w:tabs>
      <w:ind w:right="260"/>
      <w:jc w:val="right"/>
      <w:rPr>
        <w:color w:val="222A35"/>
        <w:sz w:val="24"/>
        <w:szCs w:val="24"/>
      </w:rPr>
    </w:pPr>
    <w:r>
      <w:rPr>
        <w:color w:val="8496B0"/>
        <w:sz w:val="24"/>
        <w:szCs w:val="24"/>
      </w:rPr>
      <w:t xml:space="preserve">Page </w:t>
    </w:r>
    <w:r>
      <w:rPr>
        <w:color w:val="323E4F"/>
        <w:sz w:val="24"/>
        <w:szCs w:val="24"/>
      </w:rPr>
      <w:fldChar w:fldCharType="begin"/>
    </w:r>
    <w:r>
      <w:rPr>
        <w:color w:val="323E4F"/>
        <w:sz w:val="24"/>
        <w:szCs w:val="24"/>
      </w:rPr>
      <w:instrText>PAGE</w:instrText>
    </w:r>
    <w:r>
      <w:rPr>
        <w:color w:val="323E4F"/>
        <w:sz w:val="24"/>
        <w:szCs w:val="24"/>
      </w:rPr>
      <w:fldChar w:fldCharType="separate"/>
    </w:r>
    <w:r w:rsidR="00E53208">
      <w:rPr>
        <w:noProof/>
        <w:color w:val="323E4F"/>
        <w:sz w:val="24"/>
        <w:szCs w:val="24"/>
      </w:rPr>
      <w:t>1</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E53208">
      <w:rPr>
        <w:noProof/>
        <w:color w:val="323E4F"/>
        <w:sz w:val="24"/>
        <w:szCs w:val="24"/>
      </w:rPr>
      <w:t>7</w:t>
    </w:r>
    <w:r>
      <w:rPr>
        <w:color w:val="323E4F"/>
        <w:sz w:val="24"/>
        <w:szCs w:val="24"/>
      </w:rPr>
      <w:fldChar w:fldCharType="end"/>
    </w:r>
  </w:p>
  <w:p w14:paraId="000000A4" w14:textId="77777777" w:rsidR="009F613E" w:rsidRDefault="009F613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36C4A" w14:textId="77777777" w:rsidR="00B6138D" w:rsidRDefault="00B6138D">
      <w:pPr>
        <w:spacing w:after="0" w:line="240" w:lineRule="auto"/>
      </w:pPr>
      <w:r>
        <w:separator/>
      </w:r>
    </w:p>
  </w:footnote>
  <w:footnote w:type="continuationSeparator" w:id="0">
    <w:p w14:paraId="6FB8DFF7" w14:textId="77777777" w:rsidR="00B6138D" w:rsidRDefault="00B6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51FB" w14:textId="77777777" w:rsidR="00735BB8" w:rsidRDefault="00735BB8">
    <w:pPr>
      <w:pStyle w:val="af2"/>
      <w:pPrChange w:id="101" w:author="Lawyer" w:date="2026-05-27T18:20:00Z" w16du:dateUtc="2026-05-27T15:20: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1598"/>
    <w:multiLevelType w:val="multilevel"/>
    <w:tmpl w:val="1D7A1CC0"/>
    <w:lvl w:ilvl="0">
      <w:start w:val="5"/>
      <w:numFmt w:val="decimal"/>
      <w:lvlText w:val="%1."/>
      <w:lvlJc w:val="left"/>
      <w:pPr>
        <w:ind w:left="360" w:hanging="360"/>
      </w:pPr>
    </w:lvl>
    <w:lvl w:ilvl="1">
      <w:start w:val="1"/>
      <w:numFmt w:val="decimal"/>
      <w:lvlText w:val="%1.%2."/>
      <w:lvlJc w:val="left"/>
      <w:pPr>
        <w:ind w:left="578" w:hanging="720"/>
      </w:pPr>
    </w:lvl>
    <w:lvl w:ilvl="2">
      <w:start w:val="1"/>
      <w:numFmt w:val="decimal"/>
      <w:lvlText w:val="%1.%2.%3."/>
      <w:lvlJc w:val="left"/>
      <w:pPr>
        <w:ind w:left="436" w:hanging="720"/>
      </w:pPr>
    </w:lvl>
    <w:lvl w:ilvl="3">
      <w:start w:val="1"/>
      <w:numFmt w:val="decimal"/>
      <w:lvlText w:val="%1.%2.%3.%4."/>
      <w:lvlJc w:val="left"/>
      <w:pPr>
        <w:ind w:left="654" w:hanging="1080"/>
      </w:pPr>
    </w:lvl>
    <w:lvl w:ilvl="4">
      <w:start w:val="1"/>
      <w:numFmt w:val="decimal"/>
      <w:lvlText w:val="%1.%2.%3.%4.%5."/>
      <w:lvlJc w:val="left"/>
      <w:pPr>
        <w:ind w:left="512" w:hanging="1080"/>
      </w:pPr>
    </w:lvl>
    <w:lvl w:ilvl="5">
      <w:start w:val="1"/>
      <w:numFmt w:val="decimal"/>
      <w:lvlText w:val="%1.%2.%3.%4.%5.%6."/>
      <w:lvlJc w:val="left"/>
      <w:pPr>
        <w:ind w:left="730" w:hanging="1440"/>
      </w:pPr>
    </w:lvl>
    <w:lvl w:ilvl="6">
      <w:start w:val="1"/>
      <w:numFmt w:val="decimal"/>
      <w:lvlText w:val="%1.%2.%3.%4.%5.%6.%7."/>
      <w:lvlJc w:val="left"/>
      <w:pPr>
        <w:ind w:left="588" w:hanging="1440"/>
      </w:pPr>
    </w:lvl>
    <w:lvl w:ilvl="7">
      <w:start w:val="1"/>
      <w:numFmt w:val="decimal"/>
      <w:lvlText w:val="%1.%2.%3.%4.%5.%6.%7.%8."/>
      <w:lvlJc w:val="left"/>
      <w:pPr>
        <w:ind w:left="806" w:hanging="1800"/>
      </w:pPr>
    </w:lvl>
    <w:lvl w:ilvl="8">
      <w:start w:val="1"/>
      <w:numFmt w:val="decimal"/>
      <w:lvlText w:val="%1.%2.%3.%4.%5.%6.%7.%8.%9."/>
      <w:lvlJc w:val="left"/>
      <w:pPr>
        <w:ind w:left="664" w:hanging="1800"/>
      </w:pPr>
    </w:lvl>
  </w:abstractNum>
  <w:abstractNum w:abstractNumId="1" w15:restartNumberingAfterBreak="0">
    <w:nsid w:val="1C220CDD"/>
    <w:multiLevelType w:val="multilevel"/>
    <w:tmpl w:val="36F83B00"/>
    <w:lvl w:ilvl="0">
      <w:start w:val="1"/>
      <w:numFmt w:val="upp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C7A08A8"/>
    <w:multiLevelType w:val="multilevel"/>
    <w:tmpl w:val="85FCB1A2"/>
    <w:lvl w:ilvl="0">
      <w:start w:val="1"/>
      <w:numFmt w:val="lowerLetter"/>
      <w:lvlText w:val="%1)"/>
      <w:lvlJc w:val="left"/>
      <w:pPr>
        <w:ind w:left="1146" w:hanging="360"/>
      </w:pPr>
    </w:lvl>
    <w:lvl w:ilvl="1">
      <w:start w:val="1"/>
      <w:numFmt w:val="lowerLetter"/>
      <w:lvlText w:val="%2."/>
      <w:lvlJc w:val="left"/>
      <w:pPr>
        <w:ind w:left="360"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2C8E08C3"/>
    <w:multiLevelType w:val="multilevel"/>
    <w:tmpl w:val="AB2A05E4"/>
    <w:lvl w:ilvl="0">
      <w:start w:val="7"/>
      <w:numFmt w:val="decimal"/>
      <w:lvlText w:val="%1."/>
      <w:lvlJc w:val="left"/>
      <w:pPr>
        <w:ind w:left="360" w:hanging="360"/>
      </w:pPr>
    </w:lvl>
    <w:lvl w:ilvl="1">
      <w:start w:val="1"/>
      <w:numFmt w:val="decimal"/>
      <w:lvlText w:val="%1.%2."/>
      <w:lvlJc w:val="left"/>
      <w:pPr>
        <w:ind w:left="1298" w:hanging="719"/>
      </w:pPr>
    </w:lvl>
    <w:lvl w:ilvl="2">
      <w:start w:val="1"/>
      <w:numFmt w:val="decimal"/>
      <w:lvlText w:val="%1.%2.%3."/>
      <w:lvlJc w:val="left"/>
      <w:pPr>
        <w:ind w:left="1876" w:hanging="720"/>
      </w:pPr>
    </w:lvl>
    <w:lvl w:ilvl="3">
      <w:start w:val="1"/>
      <w:numFmt w:val="decimal"/>
      <w:lvlText w:val="%1.%2.%3.%4."/>
      <w:lvlJc w:val="left"/>
      <w:pPr>
        <w:ind w:left="2814" w:hanging="1080"/>
      </w:pPr>
    </w:lvl>
    <w:lvl w:ilvl="4">
      <w:start w:val="1"/>
      <w:numFmt w:val="decimal"/>
      <w:lvlText w:val="%1.%2.%3.%4.%5."/>
      <w:lvlJc w:val="left"/>
      <w:pPr>
        <w:ind w:left="3392" w:hanging="1080"/>
      </w:pPr>
    </w:lvl>
    <w:lvl w:ilvl="5">
      <w:start w:val="1"/>
      <w:numFmt w:val="decimal"/>
      <w:lvlText w:val="%1.%2.%3.%4.%5.%6."/>
      <w:lvlJc w:val="left"/>
      <w:pPr>
        <w:ind w:left="4330" w:hanging="1440"/>
      </w:pPr>
    </w:lvl>
    <w:lvl w:ilvl="6">
      <w:start w:val="1"/>
      <w:numFmt w:val="decimal"/>
      <w:lvlText w:val="%1.%2.%3.%4.%5.%6.%7."/>
      <w:lvlJc w:val="left"/>
      <w:pPr>
        <w:ind w:left="4908" w:hanging="1440"/>
      </w:pPr>
    </w:lvl>
    <w:lvl w:ilvl="7">
      <w:start w:val="1"/>
      <w:numFmt w:val="decimal"/>
      <w:lvlText w:val="%1.%2.%3.%4.%5.%6.%7.%8."/>
      <w:lvlJc w:val="left"/>
      <w:pPr>
        <w:ind w:left="5846" w:hanging="1800"/>
      </w:pPr>
    </w:lvl>
    <w:lvl w:ilvl="8">
      <w:start w:val="1"/>
      <w:numFmt w:val="decimal"/>
      <w:lvlText w:val="%1.%2.%3.%4.%5.%6.%7.%8.%9."/>
      <w:lvlJc w:val="left"/>
      <w:pPr>
        <w:ind w:left="6424" w:hanging="1800"/>
      </w:pPr>
    </w:lvl>
  </w:abstractNum>
  <w:abstractNum w:abstractNumId="4" w15:restartNumberingAfterBreak="0">
    <w:nsid w:val="34F1444F"/>
    <w:multiLevelType w:val="multilevel"/>
    <w:tmpl w:val="824401BA"/>
    <w:lvl w:ilvl="0">
      <w:start w:val="4"/>
      <w:numFmt w:val="decimal"/>
      <w:lvlText w:val="%1."/>
      <w:lvlJc w:val="left"/>
      <w:pPr>
        <w:ind w:left="360" w:hanging="360"/>
      </w:pPr>
    </w:lvl>
    <w:lvl w:ilvl="1">
      <w:start w:val="1"/>
      <w:numFmt w:val="decimal"/>
      <w:lvlText w:val="%1.%2."/>
      <w:lvlJc w:val="left"/>
      <w:pPr>
        <w:ind w:left="578" w:hanging="720"/>
      </w:pPr>
    </w:lvl>
    <w:lvl w:ilvl="2">
      <w:start w:val="1"/>
      <w:numFmt w:val="decimal"/>
      <w:lvlText w:val="%1.%2.%3."/>
      <w:lvlJc w:val="left"/>
      <w:pPr>
        <w:ind w:left="436" w:hanging="720"/>
      </w:pPr>
    </w:lvl>
    <w:lvl w:ilvl="3">
      <w:start w:val="1"/>
      <w:numFmt w:val="decimal"/>
      <w:lvlText w:val="%1.%2.%3.%4."/>
      <w:lvlJc w:val="left"/>
      <w:pPr>
        <w:ind w:left="654" w:hanging="1080"/>
      </w:pPr>
    </w:lvl>
    <w:lvl w:ilvl="4">
      <w:start w:val="1"/>
      <w:numFmt w:val="decimal"/>
      <w:lvlText w:val="%1.%2.%3.%4.%5."/>
      <w:lvlJc w:val="left"/>
      <w:pPr>
        <w:ind w:left="512" w:hanging="1080"/>
      </w:pPr>
    </w:lvl>
    <w:lvl w:ilvl="5">
      <w:start w:val="1"/>
      <w:numFmt w:val="decimal"/>
      <w:lvlText w:val="%1.%2.%3.%4.%5.%6."/>
      <w:lvlJc w:val="left"/>
      <w:pPr>
        <w:ind w:left="730" w:hanging="1440"/>
      </w:pPr>
    </w:lvl>
    <w:lvl w:ilvl="6">
      <w:start w:val="1"/>
      <w:numFmt w:val="decimal"/>
      <w:lvlText w:val="%1.%2.%3.%4.%5.%6.%7."/>
      <w:lvlJc w:val="left"/>
      <w:pPr>
        <w:ind w:left="588" w:hanging="1440"/>
      </w:pPr>
    </w:lvl>
    <w:lvl w:ilvl="7">
      <w:start w:val="1"/>
      <w:numFmt w:val="decimal"/>
      <w:lvlText w:val="%1.%2.%3.%4.%5.%6.%7.%8."/>
      <w:lvlJc w:val="left"/>
      <w:pPr>
        <w:ind w:left="806" w:hanging="1800"/>
      </w:pPr>
    </w:lvl>
    <w:lvl w:ilvl="8">
      <w:start w:val="1"/>
      <w:numFmt w:val="decimal"/>
      <w:lvlText w:val="%1.%2.%3.%4.%5.%6.%7.%8.%9."/>
      <w:lvlJc w:val="left"/>
      <w:pPr>
        <w:ind w:left="664" w:hanging="1800"/>
      </w:pPr>
    </w:lvl>
  </w:abstractNum>
  <w:abstractNum w:abstractNumId="5" w15:restartNumberingAfterBreak="0">
    <w:nsid w:val="5D3A3EC6"/>
    <w:multiLevelType w:val="multilevel"/>
    <w:tmpl w:val="EDDA722A"/>
    <w:lvl w:ilvl="0">
      <w:start w:val="1"/>
      <w:numFmt w:val="decimal"/>
      <w:lvlText w:val="%1."/>
      <w:lvlJc w:val="left"/>
      <w:pPr>
        <w:ind w:left="720" w:hanging="360"/>
      </w:pPr>
      <w:rPr>
        <w:b w:val="0"/>
      </w:rPr>
    </w:lvl>
    <w:lvl w:ilvl="1">
      <w:start w:val="1"/>
      <w:numFmt w:val="decimal"/>
      <w:lvlText w:val="%1.%2"/>
      <w:lvlJc w:val="left"/>
      <w:pPr>
        <w:ind w:left="360" w:hanging="360"/>
      </w:pPr>
    </w:lvl>
    <w:lvl w:ilvl="2">
      <w:start w:val="1"/>
      <w:numFmt w:val="decimal"/>
      <w:lvlText w:val="%1.%2.%3"/>
      <w:lvlJc w:val="left"/>
      <w:pPr>
        <w:ind w:left="720" w:hanging="36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6" w15:restartNumberingAfterBreak="0">
    <w:nsid w:val="5DFA19D5"/>
    <w:multiLevelType w:val="multilevel"/>
    <w:tmpl w:val="58EEF90E"/>
    <w:lvl w:ilvl="0">
      <w:start w:val="6"/>
      <w:numFmt w:val="decimal"/>
      <w:lvlText w:val="%1."/>
      <w:lvlJc w:val="left"/>
      <w:pPr>
        <w:ind w:left="360" w:hanging="360"/>
      </w:pPr>
    </w:lvl>
    <w:lvl w:ilvl="1">
      <w:start w:val="1"/>
      <w:numFmt w:val="decimal"/>
      <w:lvlText w:val="%1.%2."/>
      <w:lvlJc w:val="left"/>
      <w:pPr>
        <w:ind w:left="578" w:hanging="720"/>
      </w:pPr>
    </w:lvl>
    <w:lvl w:ilvl="2">
      <w:start w:val="1"/>
      <w:numFmt w:val="decimal"/>
      <w:lvlText w:val="%1.%2.%3."/>
      <w:lvlJc w:val="left"/>
      <w:pPr>
        <w:ind w:left="436" w:hanging="720"/>
      </w:pPr>
    </w:lvl>
    <w:lvl w:ilvl="3">
      <w:start w:val="1"/>
      <w:numFmt w:val="decimal"/>
      <w:lvlText w:val="%1.%2.%3.%4."/>
      <w:lvlJc w:val="left"/>
      <w:pPr>
        <w:ind w:left="654" w:hanging="1080"/>
      </w:pPr>
    </w:lvl>
    <w:lvl w:ilvl="4">
      <w:start w:val="1"/>
      <w:numFmt w:val="decimal"/>
      <w:lvlText w:val="%1.%2.%3.%4.%5."/>
      <w:lvlJc w:val="left"/>
      <w:pPr>
        <w:ind w:left="512" w:hanging="1080"/>
      </w:pPr>
    </w:lvl>
    <w:lvl w:ilvl="5">
      <w:start w:val="1"/>
      <w:numFmt w:val="decimal"/>
      <w:lvlText w:val="%1.%2.%3.%4.%5.%6."/>
      <w:lvlJc w:val="left"/>
      <w:pPr>
        <w:ind w:left="730" w:hanging="1440"/>
      </w:pPr>
    </w:lvl>
    <w:lvl w:ilvl="6">
      <w:start w:val="1"/>
      <w:numFmt w:val="decimal"/>
      <w:lvlText w:val="%1.%2.%3.%4.%5.%6.%7."/>
      <w:lvlJc w:val="left"/>
      <w:pPr>
        <w:ind w:left="588" w:hanging="1440"/>
      </w:pPr>
    </w:lvl>
    <w:lvl w:ilvl="7">
      <w:start w:val="1"/>
      <w:numFmt w:val="decimal"/>
      <w:lvlText w:val="%1.%2.%3.%4.%5.%6.%7.%8."/>
      <w:lvlJc w:val="left"/>
      <w:pPr>
        <w:ind w:left="806" w:hanging="1800"/>
      </w:pPr>
    </w:lvl>
    <w:lvl w:ilvl="8">
      <w:start w:val="1"/>
      <w:numFmt w:val="decimal"/>
      <w:lvlText w:val="%1.%2.%3.%4.%5.%6.%7.%8.%9."/>
      <w:lvlJc w:val="left"/>
      <w:pPr>
        <w:ind w:left="664" w:hanging="1800"/>
      </w:pPr>
    </w:lvl>
  </w:abstractNum>
  <w:num w:numId="1" w16cid:durableId="529296157">
    <w:abstractNumId w:val="0"/>
  </w:num>
  <w:num w:numId="2" w16cid:durableId="1568035965">
    <w:abstractNumId w:val="4"/>
  </w:num>
  <w:num w:numId="3" w16cid:durableId="534119197">
    <w:abstractNumId w:val="6"/>
  </w:num>
  <w:num w:numId="4" w16cid:durableId="505555032">
    <w:abstractNumId w:val="3"/>
  </w:num>
  <w:num w:numId="5" w16cid:durableId="477188138">
    <w:abstractNumId w:val="1"/>
  </w:num>
  <w:num w:numId="6" w16cid:durableId="627050661">
    <w:abstractNumId w:val="5"/>
  </w:num>
  <w:num w:numId="7" w16cid:durableId="19458466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wyer">
    <w15:presenceInfo w15:providerId="None" w15:userId="Law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3E"/>
    <w:rsid w:val="001B3AC8"/>
    <w:rsid w:val="005A2D59"/>
    <w:rsid w:val="00611E11"/>
    <w:rsid w:val="006D50E8"/>
    <w:rsid w:val="00716BFB"/>
    <w:rsid w:val="00730F72"/>
    <w:rsid w:val="00735BB8"/>
    <w:rsid w:val="009F613E"/>
    <w:rsid w:val="00B6138D"/>
    <w:rsid w:val="00E16A9D"/>
    <w:rsid w:val="00E53208"/>
    <w:rsid w:val="00FB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0DFA"/>
  <w15:docId w15:val="{5568141F-5D70-4C12-9B3A-9EB5B857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5AD"/>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footer"/>
    <w:basedOn w:val="a"/>
    <w:link w:val="a5"/>
    <w:uiPriority w:val="99"/>
    <w:semiHidden/>
    <w:unhideWhenUsed/>
    <w:rsid w:val="001925AD"/>
    <w:pPr>
      <w:tabs>
        <w:tab w:val="center" w:pos="4513"/>
        <w:tab w:val="right" w:pos="9026"/>
      </w:tabs>
      <w:spacing w:after="0" w:line="240" w:lineRule="auto"/>
    </w:pPr>
  </w:style>
  <w:style w:type="character" w:customStyle="1" w:styleId="a5">
    <w:name w:val="Нижній колонтитул Знак"/>
    <w:basedOn w:val="a0"/>
    <w:link w:val="a4"/>
    <w:uiPriority w:val="99"/>
    <w:semiHidden/>
    <w:rsid w:val="001925AD"/>
    <w:rPr>
      <w:lang w:val="en-GB"/>
    </w:rPr>
  </w:style>
  <w:style w:type="character" w:styleId="a6">
    <w:name w:val="annotation reference"/>
    <w:basedOn w:val="a0"/>
    <w:uiPriority w:val="99"/>
    <w:semiHidden/>
    <w:unhideWhenUsed/>
    <w:rsid w:val="001925AD"/>
    <w:rPr>
      <w:sz w:val="16"/>
      <w:szCs w:val="16"/>
    </w:rPr>
  </w:style>
  <w:style w:type="paragraph" w:styleId="a7">
    <w:name w:val="annotation text"/>
    <w:basedOn w:val="a"/>
    <w:link w:val="a8"/>
    <w:uiPriority w:val="99"/>
    <w:semiHidden/>
    <w:unhideWhenUsed/>
    <w:rsid w:val="001925AD"/>
    <w:pPr>
      <w:spacing w:line="240" w:lineRule="auto"/>
    </w:pPr>
    <w:rPr>
      <w:sz w:val="20"/>
      <w:szCs w:val="20"/>
    </w:rPr>
  </w:style>
  <w:style w:type="character" w:customStyle="1" w:styleId="a8">
    <w:name w:val="Текст примітки Знак"/>
    <w:basedOn w:val="a0"/>
    <w:link w:val="a7"/>
    <w:uiPriority w:val="99"/>
    <w:semiHidden/>
    <w:rsid w:val="001925AD"/>
    <w:rPr>
      <w:sz w:val="20"/>
      <w:szCs w:val="20"/>
      <w:lang w:val="en-GB"/>
    </w:rPr>
  </w:style>
  <w:style w:type="character" w:customStyle="1" w:styleId="normaltextrun">
    <w:name w:val="normaltextrun"/>
    <w:basedOn w:val="a0"/>
    <w:rsid w:val="001925AD"/>
  </w:style>
  <w:style w:type="character" w:customStyle="1" w:styleId="spellingerror">
    <w:name w:val="spellingerror"/>
    <w:basedOn w:val="a0"/>
    <w:rsid w:val="001925AD"/>
  </w:style>
  <w:style w:type="paragraph" w:styleId="a9">
    <w:name w:val="Normal (Web)"/>
    <w:basedOn w:val="a"/>
    <w:uiPriority w:val="99"/>
    <w:unhideWhenUsed/>
    <w:rsid w:val="0059180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a">
    <w:name w:val="annotation subject"/>
    <w:basedOn w:val="a7"/>
    <w:next w:val="a7"/>
    <w:link w:val="ab"/>
    <w:uiPriority w:val="99"/>
    <w:semiHidden/>
    <w:unhideWhenUsed/>
    <w:rsid w:val="00B119C6"/>
    <w:rPr>
      <w:b/>
      <w:bCs/>
    </w:rPr>
  </w:style>
  <w:style w:type="character" w:customStyle="1" w:styleId="ab">
    <w:name w:val="Тема примітки Знак"/>
    <w:basedOn w:val="a8"/>
    <w:link w:val="aa"/>
    <w:uiPriority w:val="99"/>
    <w:semiHidden/>
    <w:rsid w:val="00B119C6"/>
    <w:rPr>
      <w:b/>
      <w:bCs/>
      <w:sz w:val="20"/>
      <w:szCs w:val="20"/>
      <w:lang w:val="en-GB"/>
    </w:rPr>
  </w:style>
  <w:style w:type="paragraph" w:styleId="ac">
    <w:name w:val="List Paragraph"/>
    <w:aliases w:val="Bullets,Medium Grid 1 - Accent 21,b1,Number_1"/>
    <w:basedOn w:val="a"/>
    <w:link w:val="ad"/>
    <w:uiPriority w:val="34"/>
    <w:qFormat/>
    <w:rsid w:val="00B119C6"/>
    <w:pPr>
      <w:ind w:left="720"/>
      <w:contextualSpacing/>
    </w:pPr>
  </w:style>
  <w:style w:type="character" w:customStyle="1" w:styleId="ad">
    <w:name w:val="Абзац списку Знак"/>
    <w:aliases w:val="Bullets Знак,Medium Grid 1 - Accent 21 Знак,b1 Знак,Number_1 Знак"/>
    <w:basedOn w:val="a0"/>
    <w:link w:val="ac"/>
    <w:uiPriority w:val="34"/>
    <w:qFormat/>
    <w:locked/>
    <w:rsid w:val="00B119C6"/>
    <w:rPr>
      <w:lang w:val="en-GB"/>
    </w:rPr>
  </w:style>
  <w:style w:type="paragraph" w:styleId="ae">
    <w:name w:val="Balloon Text"/>
    <w:basedOn w:val="a"/>
    <w:link w:val="af"/>
    <w:uiPriority w:val="99"/>
    <w:semiHidden/>
    <w:unhideWhenUsed/>
    <w:rsid w:val="0024732E"/>
    <w:pPr>
      <w:spacing w:after="0" w:line="240" w:lineRule="auto"/>
    </w:pPr>
    <w:rPr>
      <w:rFonts w:ascii="Segoe UI" w:hAnsi="Segoe UI" w:cs="Segoe UI"/>
      <w:sz w:val="18"/>
      <w:szCs w:val="18"/>
    </w:rPr>
  </w:style>
  <w:style w:type="character" w:customStyle="1" w:styleId="af">
    <w:name w:val="Текст у виносці Знак"/>
    <w:basedOn w:val="a0"/>
    <w:link w:val="ae"/>
    <w:uiPriority w:val="99"/>
    <w:semiHidden/>
    <w:rsid w:val="0024732E"/>
    <w:rPr>
      <w:rFonts w:ascii="Segoe UI" w:hAnsi="Segoe UI" w:cs="Segoe UI"/>
      <w:sz w:val="18"/>
      <w:szCs w:val="18"/>
      <w:lang w:val="en-GB"/>
    </w:rPr>
  </w:style>
  <w:style w:type="paragraph" w:styleId="af0">
    <w:name w:val="Subtitle"/>
    <w:basedOn w:val="a"/>
    <w:next w:val="a"/>
    <w:pPr>
      <w:keepNext/>
      <w:keepLines/>
      <w:spacing w:before="360" w:after="80"/>
    </w:pPr>
    <w:rPr>
      <w:rFonts w:ascii="Georgia" w:eastAsia="Georgia" w:hAnsi="Georgia" w:cs="Georgia"/>
      <w:i/>
      <w:color w:val="666666"/>
      <w:sz w:val="48"/>
      <w:szCs w:val="48"/>
    </w:rPr>
  </w:style>
  <w:style w:type="table" w:styleId="af1">
    <w:name w:val="Table Grid"/>
    <w:basedOn w:val="a1"/>
    <w:uiPriority w:val="39"/>
    <w:rsid w:val="006D5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735BB8"/>
    <w:pPr>
      <w:tabs>
        <w:tab w:val="center" w:pos="4819"/>
        <w:tab w:val="right" w:pos="9639"/>
      </w:tabs>
      <w:spacing w:after="0" w:line="240" w:lineRule="auto"/>
    </w:pPr>
  </w:style>
  <w:style w:type="character" w:customStyle="1" w:styleId="af3">
    <w:name w:val="Верхній колонтитул Знак"/>
    <w:basedOn w:val="a0"/>
    <w:link w:val="af2"/>
    <w:uiPriority w:val="99"/>
    <w:rsid w:val="00735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XLqDx093yYb50480/8D5CQU9Q==">CgMxLjAyCGguZ2pkZ3hzMgloLjMwajB6bGwyCWguMWZvYjl0ZTIJaC4zem55c2g3OAByITFKOVc2dGxUdGMyTEdEX0pYZG8zMm90cVZQYVpkNUppdQ==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10277</Words>
  <Characters>5859</Characters>
  <Application>Microsoft Office Word</Application>
  <DocSecurity>0</DocSecurity>
  <Lines>48</Lines>
  <Paragraphs>32</Paragraphs>
  <ScaleCrop>false</ScaleCrop>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Meekness Ikeh</dc:creator>
  <cp:lastModifiedBy>Lawyer </cp:lastModifiedBy>
  <cp:revision>2</cp:revision>
  <dcterms:created xsi:type="dcterms:W3CDTF">2024-02-22T09:58:00Z</dcterms:created>
  <dcterms:modified xsi:type="dcterms:W3CDTF">2026-05-27T15:24:00Z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b02c9eca5f7db2bc10d48785156115def014aeb663e06b5d7eed9a12ed023230</vt:lpwstr>
  </property>
</Properties>
</file>